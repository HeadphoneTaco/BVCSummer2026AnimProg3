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0" w:lineRule="auto"/>
        <w:rPr/>
      </w:pPr>
      <w:r>
        <w:rPr>
          <w:rtl w:val="0"/>
        </w:rPr>
      </w:r>
    </w:p>
    <w:p w:rsidR="00000000" w:rsidDel="00000000" w:rsidP="00000000" w:rsidRDefault="00000000" w:rsidRPr="00000000" w14:paraId="00000002">
      <w:pPr>
        <w:spacing w:after="120" w:before="0" w:lineRule="auto"/>
        <w:jc w:val="center"/>
        <w:rPr/>
      </w:pPr>
      <w:r>
        <w:rPr>
          <w:rFonts w:ascii="Arial" w:cs="Arial" w:eastAsia="Arial" w:hAnsi="Arial"/>
          <w:b w:val="1"/>
          <w:bCs w:val="1"/>
          <w:color w:val="2e7d5e"/>
          <w:sz w:val="64"/>
          <w:szCs w:val="64"/>
          <w:rtl w:val="0"/>
        </w:rPr>
        <w:t xml:space="preserve">House of Healing</w:t>
      </w:r>
      <w:r>
        <w:rPr>
          <w:rtl w:val="0"/>
        </w:rPr>
      </w:r>
    </w:p>
    <w:p w:rsidR="00000000" w:rsidDel="00000000" w:rsidP="00000000" w:rsidRDefault="00000000" w:rsidRPr="00000000" w14:paraId="00000003">
      <w:pPr>
        <w:spacing w:after="80" w:before="0" w:lineRule="auto"/>
        <w:jc w:val="center"/>
        <w:rPr/>
      </w:pPr>
      <w:r>
        <w:rPr>
          <w:rFonts w:ascii="Arial" w:cs="Arial" w:eastAsia="Arial" w:hAnsi="Arial"/>
          <w:i w:val="1"/>
          <w:iCs w:val="1"/>
          <w:color w:val="7a7a7a"/>
          <w:sz w:val="32"/>
          <w:szCs w:val="32"/>
          <w:rtl w:val="0"/>
        </w:rPr>
        <w:t xml:space="preserve">Solarpunk Apothecary</w:t>
      </w:r>
      <w:r>
        <w:rPr>
          <w:rtl w:val="0"/>
        </w:rPr>
      </w:r>
    </w:p>
    <w:p w:rsidR="00000000" w:rsidDel="00000000" w:rsidP="00000000" w:rsidRDefault="00000000" w:rsidRPr="00000000" w14:paraId="00000004">
      <w:pPr>
        <w:spacing w:after="0" w:before="240" w:lineRule="auto"/>
        <w:rPr/>
      </w:pPr>
      <w:r>
        <w:rPr>
          <w:rtl w:val="0"/>
        </w:rPr>
      </w:r>
    </w:p>
    <w:p w:rsidR="00000000" w:rsidDel="00000000" w:rsidP="00000000" w:rsidRDefault="00000000" w:rsidRPr="00000000" w14:paraId="00000005">
      <w:pPr>
        <w:pBdr>
          <w:bottom w:color="d6ede4" w:space="1" w:sz="4" w:val="single"/>
        </w:pBdr>
        <w:spacing w:after="200" w:before="0" w:lineRule="auto"/>
        <w:jc w:val="center"/>
        <w:rPr/>
      </w:pPr>
      <w:r>
        <w:rPr>
          <w:rtl w:val="0"/>
        </w:rPr>
      </w:r>
    </w:p>
    <w:p w:rsidR="00000000" w:rsidDel="00000000" w:rsidP="00000000" w:rsidRDefault="00000000" w:rsidRPr="00000000" w14:paraId="00000006">
      <w:pPr>
        <w:spacing w:after="0" w:before="240" w:lineRule="auto"/>
        <w:rPr/>
      </w:pPr>
      <w:r>
        <w:rPr>
          <w:rtl w:val="0"/>
        </w:rPr>
      </w:r>
    </w:p>
    <w:p w:rsidR="00000000" w:rsidDel="00000000" w:rsidP="00000000" w:rsidRDefault="00000000" w:rsidRPr="00000000" w14:paraId="00000007">
      <w:pPr>
        <w:spacing w:after="80" w:before="0" w:lineRule="auto"/>
        <w:jc w:val="center"/>
        <w:rPr/>
      </w:pPr>
      <w:r>
        <w:rPr>
          <w:rFonts w:ascii="Arial" w:cs="Arial" w:eastAsia="Arial" w:hAnsi="Arial"/>
          <w:b w:val="1"/>
          <w:bCs w:val="1"/>
          <w:color w:val="4a4a4a"/>
          <w:sz w:val="26"/>
          <w:szCs w:val="26"/>
          <w:rtl w:val="0"/>
        </w:rPr>
        <w:t xml:space="preserve">Assignment 1: Specification and Foundational Architecture</w:t>
      </w:r>
      <w:r>
        <w:rPr>
          <w:rtl w:val="0"/>
        </w:rPr>
      </w:r>
    </w:p>
    <w:p w:rsidR="00000000" w:rsidDel="00000000" w:rsidP="00000000" w:rsidRDefault="00000000" w:rsidRPr="00000000" w14:paraId="00000008">
      <w:pPr>
        <w:spacing w:after="80" w:before="0" w:lineRule="auto"/>
        <w:jc w:val="center"/>
        <w:rPr/>
      </w:pPr>
      <w:r>
        <w:rPr>
          <w:rFonts w:ascii="Arial" w:cs="Arial" w:eastAsia="Arial" w:hAnsi="Arial"/>
          <w:color w:val="7a7a7a"/>
          <w:sz w:val="22"/>
          <w:szCs w:val="22"/>
          <w:rtl w:val="0"/>
        </w:rPr>
        <w:t xml:space="preserve">GAME2401  |  Spring 2026</w:t>
      </w:r>
      <w:r>
        <w:rPr>
          <w:rtl w:val="0"/>
        </w:rPr>
      </w:r>
    </w:p>
    <w:p w:rsidR="00000000" w:rsidDel="00000000" w:rsidP="00000000" w:rsidRDefault="00000000" w:rsidRPr="00000000" w14:paraId="00000009">
      <w:pPr>
        <w:spacing w:after="80" w:before="0" w:lineRule="auto"/>
        <w:jc w:val="center"/>
        <w:rPr/>
      </w:pPr>
      <w:r>
        <w:rPr>
          <w:rFonts w:ascii="Arial" w:cs="Arial" w:eastAsia="Arial" w:hAnsi="Arial"/>
          <w:color w:val="7a7a7a"/>
          <w:sz w:val="22"/>
          <w:szCs w:val="22"/>
          <w:rtl w:val="0"/>
        </w:rPr>
        <w:t xml:space="preserve">Michael Hardwicke</w:t>
      </w:r>
      <w:r>
        <w:rPr>
          <w:rtl w:val="0"/>
        </w:rPr>
      </w:r>
    </w:p>
    <w:p w:rsidR="00000000" w:rsidDel="00000000" w:rsidP="00000000" w:rsidRDefault="00000000" w:rsidRPr="00000000" w14:paraId="0000000A">
      <w:pPr>
        <w:pageBreakBefore w:val="1"/>
        <w:rPr/>
      </w:pPr>
      <w:r>
        <w:rPr>
          <w:rtl w:val="0"/>
        </w:rPr>
      </w:r>
    </w:p>
    <w:p w:rsidR="00000000" w:rsidDel="00000000" w:rsidP="00000000" w:rsidRDefault="00000000" w:rsidRPr="00000000" w14:paraId="0000000B">
      <w:pPr>
        <w:pStyle w:val="Heading1"/>
        <w:pBdr>
          <w:bottom w:color="2e7d5e" w:space="4" w:sz="6" w:val="single"/>
        </w:pBdr>
        <w:spacing w:after="120" w:before="360" w:lineRule="auto"/>
        <w:rPr/>
      </w:pPr>
      <w:r>
        <w:rPr>
          <w:rFonts w:ascii="Arial" w:cs="Arial" w:eastAsia="Arial" w:hAnsi="Arial"/>
          <w:b w:val="1"/>
          <w:bCs w:val="1"/>
          <w:color w:val="2e7d5e"/>
          <w:sz w:val="32"/>
          <w:szCs w:val="32"/>
          <w:rtl w:val="0"/>
        </w:rPr>
        <w:t xml:space="preserve">1. Game Overview</w:t>
      </w:r>
      <w:r>
        <w:rPr>
          <w:rtl w:val="0"/>
        </w:rPr>
      </w:r>
    </w:p>
    <w:p w:rsidR="00000000" w:rsidDel="00000000" w:rsidP="00000000" w:rsidRDefault="00000000" w:rsidRPr="00000000" w14:paraId="0000000C">
      <w:pPr>
        <w:spacing w:after="100" w:before="60" w:lineRule="auto"/>
        <w:rPr/>
      </w:pPr>
      <w:r>
        <w:rPr>
          <w:rFonts w:ascii="Arial" w:cs="Arial" w:eastAsia="Arial" w:hAnsi="Arial"/>
          <w:color w:val="4a4a4a"/>
          <w:sz w:val="22"/>
          <w:szCs w:val="22"/>
          <w:rtl w:val="0"/>
        </w:rPr>
        <w:t xml:space="preserve">House of Healing is a single-player game set inside a Solarpunk Apothecary. The player operates the apothecary, preparing ingredients through processing loops and combining them inside a chemistry system to produce remedies and potions for the building's community inventory.</w:t>
      </w:r>
      <w:r>
        <w:rPr>
          <w:rtl w:val="0"/>
        </w:rPr>
      </w:r>
    </w:p>
    <w:p w:rsidR="00000000" w:rsidDel="00000000" w:rsidP="00000000" w:rsidRDefault="00000000" w:rsidRPr="00000000" w14:paraId="0000000D">
      <w:pPr>
        <w:spacing w:after="100" w:before="60" w:lineRule="auto"/>
        <w:rPr/>
      </w:pPr>
      <w:r>
        <w:rPr>
          <w:rFonts w:ascii="Arial" w:cs="Arial" w:eastAsia="Arial" w:hAnsi="Arial"/>
          <w:color w:val="4a4a4a"/>
          <w:sz w:val="22"/>
          <w:szCs w:val="22"/>
          <w:rtl w:val="0"/>
        </w:rPr>
        <w:t xml:space="preserve">The game is structured around one core mechanic and three supporting loops:</w:t>
      </w:r>
      <w:r>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Core: Chemistry system (ingredient combination and outcome evaluation)</w:t>
      </w:r>
      <w:r>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Supporting: Organising, Cooking, Cleaning</w:t>
      </w:r>
      <w:r>
        <w:rPr>
          <w:rtl w:val="0"/>
        </w:rPr>
      </w:r>
    </w:p>
    <w:p w:rsidR="00000000" w:rsidDel="00000000" w:rsidP="00000000" w:rsidRDefault="00000000" w:rsidRPr="00000000" w14:paraId="00000010">
      <w:pPr>
        <w:spacing w:after="100" w:before="60" w:lineRule="auto"/>
        <w:rPr/>
      </w:pPr>
      <w:r>
        <w:rPr>
          <w:rFonts w:ascii="Arial" w:cs="Arial" w:eastAsia="Arial" w:hAnsi="Arial"/>
          <w:color w:val="4a4a4a"/>
          <w:sz w:val="22"/>
          <w:szCs w:val="22"/>
          <w:rtl w:val="0"/>
        </w:rPr>
        <w:t xml:space="preserve">Supporting loops are chores that feed the chemistry system. In this foundational build they are implemented in rudimentary form, establishing their architectural boundaries without full interactivity or polish.</w:t>
      </w:r>
      <w:r>
        <w:rPr>
          <w:rtl w:val="0"/>
        </w:rPr>
      </w:r>
    </w:p>
    <w:p w:rsidR="00000000" w:rsidDel="00000000" w:rsidP="00000000" w:rsidRDefault="00000000" w:rsidRPr="00000000" w14:paraId="00000011">
      <w:pPr>
        <w:pStyle w:val="Heading1"/>
        <w:pBdr>
          <w:bottom w:color="2e7d5e" w:space="4" w:sz="6" w:val="single"/>
        </w:pBdr>
        <w:spacing w:after="120" w:before="360" w:lineRule="auto"/>
        <w:rPr/>
      </w:pPr>
      <w:r>
        <w:rPr>
          <w:rFonts w:ascii="Arial" w:cs="Arial" w:eastAsia="Arial" w:hAnsi="Arial"/>
          <w:b w:val="1"/>
          <w:bCs w:val="1"/>
          <w:color w:val="2e7d5e"/>
          <w:sz w:val="32"/>
          <w:szCs w:val="32"/>
          <w:rtl w:val="0"/>
        </w:rPr>
        <w:t xml:space="preserve">2. Mechanics Specification</w:t>
      </w:r>
      <w:r>
        <w:rPr>
          <w:rtl w:val="0"/>
        </w:rPr>
      </w:r>
    </w:p>
    <w:p w:rsidR="00000000" w:rsidDel="00000000" w:rsidP="00000000" w:rsidRDefault="00000000" w:rsidRPr="00000000" w14:paraId="00000012">
      <w:pPr>
        <w:pStyle w:val="Heading2"/>
        <w:spacing w:after="80" w:before="280" w:lineRule="auto"/>
        <w:rPr/>
      </w:pPr>
      <w:r>
        <w:rPr>
          <w:rFonts w:ascii="Arial" w:cs="Arial" w:eastAsia="Arial" w:hAnsi="Arial"/>
          <w:b w:val="1"/>
          <w:bCs w:val="1"/>
          <w:color w:val="4a4a4a"/>
          <w:sz w:val="26"/>
          <w:szCs w:val="26"/>
          <w:rtl w:val="0"/>
        </w:rPr>
        <w:t xml:space="preserve">2.1 Ingredients</w:t>
      </w:r>
      <w:r>
        <w:rPr>
          <w:rtl w:val="0"/>
        </w:rPr>
      </w:r>
    </w:p>
    <w:p w:rsidR="00000000" w:rsidDel="00000000" w:rsidP="00000000" w:rsidRDefault="00000000" w:rsidRPr="00000000" w14:paraId="00000013">
      <w:pPr>
        <w:spacing w:after="100" w:before="60" w:lineRule="auto"/>
        <w:rPr/>
      </w:pPr>
      <w:r>
        <w:rPr>
          <w:rFonts w:ascii="Arial" w:cs="Arial" w:eastAsia="Arial" w:hAnsi="Arial"/>
          <w:color w:val="4a4a4a"/>
          <w:sz w:val="22"/>
          <w:szCs w:val="22"/>
          <w:rtl w:val="0"/>
        </w:rPr>
        <w:t xml:space="preserve">The game uses six ingredient categories, each with a raw state and a processed state. No ingredient can produce a successful chemistry outcome while in its raw state. All ingredients must be processed before use.</w:t>
      </w:r>
      <w:r>
        <w:rPr>
          <w:rtl w:val="0"/>
        </w:rPr>
      </w:r>
    </w:p>
    <w:p w:rsidR="00000000" w:rsidDel="00000000" w:rsidP="00000000" w:rsidRDefault="00000000" w:rsidRPr="00000000" w14:paraId="00000014">
      <w:pPr>
        <w:spacing w:after="0" w:before="80" w:lineRule="auto"/>
        <w:rPr/>
      </w:pPr>
      <w:r>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200"/>
        <w:gridCol w:w="1965"/>
        <w:gridCol w:w="2190"/>
        <w:gridCol w:w="2100"/>
        <w:tblGridChange w:id="0">
          <w:tblGrid>
            <w:gridCol w:w="1560"/>
            <w:gridCol w:w="1200"/>
            <w:gridCol w:w="1965"/>
            <w:gridCol w:w="219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15">
            <w:pPr>
              <w:rPr/>
            </w:pPr>
            <w:r>
              <w:rPr>
                <w:rFonts w:ascii="Arial" w:cs="Arial" w:eastAsia="Arial" w:hAnsi="Arial"/>
                <w:b w:val="1"/>
                <w:bCs w:val="1"/>
                <w:color w:val="ffffff"/>
                <w:sz w:val="20"/>
                <w:szCs w:val="20"/>
                <w:rtl w:val="0"/>
              </w:rPr>
              <w:t xml:space="preserve">Category</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16">
            <w:pPr>
              <w:rPr/>
            </w:pPr>
            <w:r>
              <w:rPr>
                <w:rFonts w:ascii="Arial" w:cs="Arial" w:eastAsia="Arial" w:hAnsi="Arial"/>
                <w:b w:val="1"/>
                <w:bCs w:val="1"/>
                <w:color w:val="ffffff"/>
                <w:sz w:val="20"/>
                <w:szCs w:val="20"/>
                <w:rtl w:val="0"/>
              </w:rPr>
              <w:t xml:space="preserve">Type</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17">
            <w:pPr>
              <w:rPr/>
            </w:pPr>
            <w:r>
              <w:rPr>
                <w:rFonts w:ascii="Arial" w:cs="Arial" w:eastAsia="Arial" w:hAnsi="Arial"/>
                <w:b w:val="1"/>
                <w:bCs w:val="1"/>
                <w:color w:val="ffffff"/>
                <w:sz w:val="20"/>
                <w:szCs w:val="20"/>
                <w:rtl w:val="0"/>
              </w:rPr>
              <w:t xml:space="preserve">Raw Form</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18">
            <w:pPr>
              <w:rPr/>
            </w:pPr>
            <w:r>
              <w:rPr>
                <w:rFonts w:ascii="Arial" w:cs="Arial" w:eastAsia="Arial" w:hAnsi="Arial"/>
                <w:b w:val="1"/>
                <w:bCs w:val="1"/>
                <w:color w:val="ffffff"/>
                <w:sz w:val="20"/>
                <w:szCs w:val="20"/>
                <w:rtl w:val="0"/>
              </w:rPr>
              <w:t xml:space="preserve">Processed Form</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19">
            <w:pPr>
              <w:rPr/>
            </w:pPr>
            <w:r>
              <w:rPr>
                <w:rFonts w:ascii="Arial" w:cs="Arial" w:eastAsia="Arial" w:hAnsi="Arial"/>
                <w:b w:val="1"/>
                <w:bCs w:val="1"/>
                <w:color w:val="ffffff"/>
                <w:sz w:val="20"/>
                <w:szCs w:val="20"/>
                <w:rtl w:val="0"/>
              </w:rPr>
              <w:t xml:space="preserve">Processing Method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1A">
            <w:pPr>
              <w:rPr/>
            </w:pPr>
            <w:r>
              <w:rPr>
                <w:rFonts w:ascii="Arial" w:cs="Arial" w:eastAsia="Arial" w:hAnsi="Arial"/>
                <w:color w:val="4a4a4a"/>
                <w:sz w:val="20"/>
                <w:szCs w:val="20"/>
                <w:rtl w:val="0"/>
              </w:rPr>
              <w:t xml:space="preserve">Fruit</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1B">
            <w:pPr>
              <w:rPr/>
            </w:pPr>
            <w:r>
              <w:rPr>
                <w:rFonts w:ascii="Arial" w:cs="Arial" w:eastAsia="Arial" w:hAnsi="Arial"/>
                <w:color w:val="4a4a4a"/>
                <w:sz w:val="20"/>
                <w:szCs w:val="20"/>
                <w:rtl w:val="0"/>
              </w:rPr>
              <w:t xml:space="preserve">Organic</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1C">
            <w:pPr>
              <w:rPr/>
            </w:pPr>
            <w:r>
              <w:rPr>
                <w:rFonts w:ascii="Arial" w:cs="Arial" w:eastAsia="Arial" w:hAnsi="Arial"/>
                <w:color w:val="4a4a4a"/>
                <w:sz w:val="20"/>
                <w:szCs w:val="20"/>
                <w:rtl w:val="0"/>
              </w:rPr>
              <w:t xml:space="preserve">Raw fruit</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1D">
            <w:pPr>
              <w:rPr/>
            </w:pPr>
            <w:r>
              <w:rPr>
                <w:rFonts w:ascii="Arial" w:cs="Arial" w:eastAsia="Arial" w:hAnsi="Arial"/>
                <w:color w:val="4a4a4a"/>
                <w:sz w:val="20"/>
                <w:szCs w:val="20"/>
                <w:rtl w:val="0"/>
              </w:rPr>
              <w:t xml:space="preserve">Prepared fruit</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1E">
            <w:pPr>
              <w:rPr/>
            </w:pPr>
            <w:r>
              <w:rPr>
                <w:rFonts w:ascii="Arial" w:cs="Arial" w:eastAsia="Arial" w:hAnsi="Arial"/>
                <w:color w:val="4a4a4a"/>
                <w:sz w:val="20"/>
                <w:szCs w:val="20"/>
                <w:rtl w:val="0"/>
              </w:rPr>
              <w:t xml:space="preserve">Washing / cooking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Pr>
                <w:color w:val="4a4a4a"/>
                <w:sz w:val="20"/>
                <w:szCs w:val="20"/>
                <w:rtl w:val="0"/>
              </w:rPr>
              <w:t xml:space="preserve">Herbs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Pr>
                <w:rFonts w:ascii="Arial" w:cs="Arial" w:eastAsia="Arial" w:hAnsi="Arial"/>
                <w:color w:val="4a4a4a"/>
                <w:sz w:val="20"/>
                <w:szCs w:val="20"/>
                <w:rtl w:val="0"/>
              </w:rPr>
              <w:t xml:space="preserve">Organic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Pr>
                <w:rFonts w:ascii="Arial" w:cs="Arial" w:eastAsia="Arial" w:hAnsi="Arial"/>
                <w:color w:val="4a4a4a"/>
                <w:sz w:val="20"/>
                <w:szCs w:val="20"/>
                <w:rtl w:val="0"/>
              </w:rPr>
              <w:t xml:space="preserve">Raw </w:t>
            </w:r>
            <w:r>
              <w:rPr>
                <w:color w:val="4a4a4a"/>
                <w:sz w:val="20"/>
                <w:szCs w:val="20"/>
                <w:rtl w:val="0"/>
              </w:rPr>
              <w:t xml:space="preserve">herbs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Pr>
                <w:rFonts w:ascii="Arial" w:cs="Arial" w:eastAsia="Arial" w:hAnsi="Arial"/>
                <w:color w:val="4a4a4a"/>
                <w:sz w:val="20"/>
                <w:szCs w:val="20"/>
                <w:rtl w:val="0"/>
              </w:rPr>
              <w:t xml:space="preserve">Prepared </w:t>
            </w:r>
            <w:r>
              <w:rPr>
                <w:color w:val="4a4a4a"/>
                <w:sz w:val="20"/>
                <w:szCs w:val="20"/>
                <w:rtl w:val="0"/>
              </w:rPr>
              <w:t xml:space="preserve">herbs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Pr>
                <w:rFonts w:ascii="Arial" w:cs="Arial" w:eastAsia="Arial" w:hAnsi="Arial"/>
                <w:color w:val="4a4a4a"/>
                <w:sz w:val="20"/>
                <w:szCs w:val="20"/>
                <w:rtl w:val="0"/>
              </w:rPr>
              <w:t xml:space="preserve">Washing / drying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24">
            <w:pPr>
              <w:rPr/>
            </w:pPr>
            <w:r>
              <w:rPr>
                <w:rFonts w:ascii="Arial" w:cs="Arial" w:eastAsia="Arial" w:hAnsi="Arial"/>
                <w:color w:val="4a4a4a"/>
                <w:sz w:val="20"/>
                <w:szCs w:val="20"/>
                <w:rtl w:val="0"/>
              </w:rPr>
              <w:t xml:space="preserve">Oils</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25">
            <w:pPr>
              <w:rPr/>
            </w:pPr>
            <w:r>
              <w:rPr>
                <w:rFonts w:ascii="Arial" w:cs="Arial" w:eastAsia="Arial" w:hAnsi="Arial"/>
                <w:color w:val="4a4a4a"/>
                <w:sz w:val="20"/>
                <w:szCs w:val="20"/>
                <w:rtl w:val="0"/>
              </w:rPr>
              <w:t xml:space="preserve">Organic</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26">
            <w:pPr>
              <w:rPr/>
            </w:pPr>
            <w:r>
              <w:rPr>
                <w:rFonts w:ascii="Arial" w:cs="Arial" w:eastAsia="Arial" w:hAnsi="Arial"/>
                <w:color w:val="4a4a4a"/>
                <w:sz w:val="20"/>
                <w:szCs w:val="20"/>
                <w:rtl w:val="0"/>
              </w:rPr>
              <w:t xml:space="preserve">Raw oil</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27">
            <w:pPr>
              <w:rPr/>
            </w:pPr>
            <w:r>
              <w:rPr>
                <w:rFonts w:ascii="Arial" w:cs="Arial" w:eastAsia="Arial" w:hAnsi="Arial"/>
                <w:color w:val="4a4a4a"/>
                <w:sz w:val="20"/>
                <w:szCs w:val="20"/>
                <w:rtl w:val="0"/>
              </w:rPr>
              <w:t xml:space="preserve">Prepared oil</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28">
            <w:pPr>
              <w:rPr/>
            </w:pPr>
            <w:r>
              <w:rPr>
                <w:rFonts w:ascii="Arial" w:cs="Arial" w:eastAsia="Arial" w:hAnsi="Arial"/>
                <w:color w:val="4a4a4a"/>
                <w:sz w:val="20"/>
                <w:szCs w:val="20"/>
                <w:rtl w:val="0"/>
              </w:rPr>
              <w:t xml:space="preserve">Pressing / filtering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Pr>
                <w:rFonts w:ascii="Arial" w:cs="Arial" w:eastAsia="Arial" w:hAnsi="Arial"/>
                <w:color w:val="4a4a4a"/>
                <w:sz w:val="20"/>
                <w:szCs w:val="20"/>
                <w:rtl w:val="0"/>
              </w:rPr>
              <w:t xml:space="preserve">Saltpeter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Pr>
                <w:rFonts w:ascii="Arial" w:cs="Arial" w:eastAsia="Arial" w:hAnsi="Arial"/>
                <w:color w:val="4a4a4a"/>
                <w:sz w:val="20"/>
                <w:szCs w:val="20"/>
                <w:rtl w:val="0"/>
              </w:rPr>
              <w:t xml:space="preserve">Inorganic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Pr>
                <w:rFonts w:ascii="Arial" w:cs="Arial" w:eastAsia="Arial" w:hAnsi="Arial"/>
                <w:color w:val="4a4a4a"/>
                <w:sz w:val="20"/>
                <w:szCs w:val="20"/>
                <w:rtl w:val="0"/>
              </w:rPr>
              <w:t xml:space="preserve">Saltpeter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Pr>
                <w:rFonts w:ascii="Arial" w:cs="Arial" w:eastAsia="Arial" w:hAnsi="Arial"/>
                <w:color w:val="4a4a4a"/>
                <w:sz w:val="20"/>
                <w:szCs w:val="20"/>
                <w:rtl w:val="0"/>
              </w:rPr>
              <w:t xml:space="preserve">Gunpowder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Pr>
                <w:rFonts w:ascii="Arial" w:cs="Arial" w:eastAsia="Arial" w:hAnsi="Arial"/>
                <w:color w:val="4a4a4a"/>
                <w:sz w:val="20"/>
                <w:szCs w:val="20"/>
                <w:rtl w:val="0"/>
              </w:rPr>
              <w:t xml:space="preserve">Refinement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2E">
            <w:pPr>
              <w:rPr/>
            </w:pPr>
            <w:r>
              <w:rPr>
                <w:rFonts w:ascii="Arial" w:cs="Arial" w:eastAsia="Arial" w:hAnsi="Arial"/>
                <w:color w:val="4a4a4a"/>
                <w:sz w:val="20"/>
                <w:szCs w:val="20"/>
                <w:rtl w:val="0"/>
              </w:rPr>
              <w:t xml:space="preserve">Crystals</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2F">
            <w:pPr>
              <w:rPr/>
            </w:pPr>
            <w:r>
              <w:rPr>
                <w:rFonts w:ascii="Arial" w:cs="Arial" w:eastAsia="Arial" w:hAnsi="Arial"/>
                <w:color w:val="4a4a4a"/>
                <w:sz w:val="20"/>
                <w:szCs w:val="20"/>
                <w:rtl w:val="0"/>
              </w:rPr>
              <w:t xml:space="preserve">Inorganic</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30">
            <w:pPr>
              <w:rPr/>
            </w:pPr>
            <w:r>
              <w:rPr>
                <w:rFonts w:ascii="Arial" w:cs="Arial" w:eastAsia="Arial" w:hAnsi="Arial"/>
                <w:color w:val="4a4a4a"/>
                <w:sz w:val="20"/>
                <w:szCs w:val="20"/>
                <w:rtl w:val="0"/>
              </w:rPr>
              <w:t xml:space="preserve">Raw crystals</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31">
            <w:pPr>
              <w:rPr/>
            </w:pPr>
            <w:r>
              <w:rPr>
                <w:rFonts w:ascii="Arial" w:cs="Arial" w:eastAsia="Arial" w:hAnsi="Arial"/>
                <w:color w:val="4a4a4a"/>
                <w:sz w:val="20"/>
                <w:szCs w:val="20"/>
                <w:rtl w:val="0"/>
              </w:rPr>
              <w:t xml:space="preserve">Powder</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32">
            <w:pPr>
              <w:rPr/>
            </w:pPr>
            <w:r>
              <w:rPr>
                <w:rFonts w:ascii="Arial" w:cs="Arial" w:eastAsia="Arial" w:hAnsi="Arial"/>
                <w:color w:val="4a4a4a"/>
                <w:sz w:val="20"/>
                <w:szCs w:val="20"/>
                <w:rtl w:val="0"/>
              </w:rPr>
              <w:t xml:space="preserve">Grinding / filtering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Pr>
                <w:rFonts w:ascii="Arial" w:cs="Arial" w:eastAsia="Arial" w:hAnsi="Arial"/>
                <w:color w:val="4a4a4a"/>
                <w:sz w:val="20"/>
                <w:szCs w:val="20"/>
                <w:rtl w:val="0"/>
              </w:rPr>
              <w:t xml:space="preserve">Water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Pr>
                <w:rFonts w:ascii="Arial" w:cs="Arial" w:eastAsia="Arial" w:hAnsi="Arial"/>
                <w:color w:val="4a4a4a"/>
                <w:sz w:val="20"/>
                <w:szCs w:val="20"/>
                <w:rtl w:val="0"/>
              </w:rPr>
              <w:t xml:space="preserve">Solvent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Pr>
                <w:rFonts w:ascii="Arial" w:cs="Arial" w:eastAsia="Arial" w:hAnsi="Arial"/>
                <w:color w:val="4a4a4a"/>
                <w:sz w:val="20"/>
                <w:szCs w:val="20"/>
                <w:rtl w:val="0"/>
              </w:rPr>
              <w:t xml:space="preserve">Untreated water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Pr>
                <w:rFonts w:ascii="Arial" w:cs="Arial" w:eastAsia="Arial" w:hAnsi="Arial"/>
                <w:color w:val="4a4a4a"/>
                <w:sz w:val="20"/>
                <w:szCs w:val="20"/>
                <w:rtl w:val="0"/>
              </w:rPr>
              <w:t xml:space="preserve">Filtered water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Pr>
                <w:rFonts w:ascii="Arial" w:cs="Arial" w:eastAsia="Arial" w:hAnsi="Arial"/>
                <w:color w:val="4a4a4a"/>
                <w:sz w:val="20"/>
                <w:szCs w:val="20"/>
                <w:rtl w:val="0"/>
              </w:rPr>
              <w:t xml:space="preserve">Boiling / filtering</w:t>
            </w:r>
            <w:r>
              <w:rPr>
                <w:rtl w:val="0"/>
              </w:rPr>
            </w:r>
          </w:p>
        </w:tc>
      </w:tr>
    </w:tbl>
    <w:p w:rsidR="00000000" w:rsidDel="00000000" w:rsidP="00000000" w:rsidRDefault="00000000" w:rsidRPr="00000000" w14:paraId="00000038">
      <w:pPr>
        <w:spacing w:after="0" w:before="80" w:lineRule="auto"/>
        <w:rPr/>
      </w:pPr>
      <w:r>
        <w:rPr>
          <w:rtl w:val="0"/>
        </w:rPr>
      </w:r>
    </w:p>
    <w:p w:rsidR="00000000" w:rsidDel="00000000" w:rsidP="00000000" w:rsidRDefault="00000000" w:rsidRPr="00000000" w14:paraId="00000039">
      <w:pPr>
        <w:spacing w:after="100" w:before="60" w:lineRule="auto"/>
        <w:ind w:left="400" w:firstLine="0"/>
        <w:rPr/>
      </w:pPr>
      <w:r>
        <w:rPr>
          <w:rFonts w:ascii="Arial" w:cs="Arial" w:eastAsia="Arial" w:hAnsi="Arial"/>
          <w:i w:val="1"/>
          <w:iCs w:val="1"/>
          <w:color w:val="7a7a7a"/>
          <w:sz w:val="20"/>
          <w:szCs w:val="20"/>
          <w:rtl w:val="0"/>
        </w:rPr>
        <w:t xml:space="preserve">ℹ  Processing is an abstraction in the foundational build. The specific visual or interactive form of each processing action is deferred to Assignment 2.</w:t>
      </w:r>
      <w:r>
        <w:rPr>
          <w:rtl w:val="0"/>
        </w:rPr>
      </w:r>
    </w:p>
    <w:p w:rsidR="00000000" w:rsidDel="00000000" w:rsidP="00000000" w:rsidRDefault="00000000" w:rsidRPr="00000000" w14:paraId="0000003A">
      <w:pPr>
        <w:pStyle w:val="Heading2"/>
        <w:spacing w:after="80" w:before="280" w:lineRule="auto"/>
        <w:rPr/>
      </w:pPr>
      <w:r>
        <w:rPr>
          <w:rFonts w:ascii="Arial" w:cs="Arial" w:eastAsia="Arial" w:hAnsi="Arial"/>
          <w:b w:val="1"/>
          <w:bCs w:val="1"/>
          <w:color w:val="4a4a4a"/>
          <w:sz w:val="26"/>
          <w:szCs w:val="26"/>
          <w:rtl w:val="0"/>
        </w:rPr>
        <w:t xml:space="preserve">2.2 Chemistry System</w:t>
      </w:r>
      <w:r>
        <w:rPr>
          <w:rtl w:val="0"/>
        </w:rPr>
      </w:r>
    </w:p>
    <w:p w:rsidR="00000000" w:rsidDel="00000000" w:rsidP="00000000" w:rsidRDefault="00000000" w:rsidRPr="00000000" w14:paraId="0000003B">
      <w:pPr>
        <w:spacing w:after="100" w:before="60" w:lineRule="auto"/>
        <w:rPr/>
      </w:pPr>
      <w:r>
        <w:rPr>
          <w:rFonts w:ascii="Arial" w:cs="Arial" w:eastAsia="Arial" w:hAnsi="Arial"/>
          <w:color w:val="4a4a4a"/>
          <w:sz w:val="22"/>
          <w:szCs w:val="22"/>
          <w:rtl w:val="0"/>
        </w:rPr>
        <w:t xml:space="preserve">The chemistry system accepts combinations of 2 to 3 processed ingredients and evaluates them against a set of defined combination rules. Every combination produces exactly one of three outcome states:</w:t>
      </w:r>
      <w:r>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Success: a named remedy or potion is added to the building inventory</w:t>
      </w:r>
      <w:r>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Neutral: a harmless mess is produced with no lasting effect</w:t>
      </w:r>
      <w:r>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Fail: a minor negative effect is triggered (stinky cloud, bad taste, etc.)</w:t>
      </w:r>
      <w:r>
        <w:rPr>
          <w:rtl w:val="0"/>
        </w:rPr>
      </w:r>
    </w:p>
    <w:p w:rsidR="00000000" w:rsidDel="00000000" w:rsidP="00000000" w:rsidRDefault="00000000" w:rsidRPr="00000000" w14:paraId="0000003F">
      <w:pPr>
        <w:spacing w:after="100" w:before="60" w:lineRule="auto"/>
        <w:rPr/>
      </w:pPr>
      <w:r>
        <w:rPr>
          <w:rFonts w:ascii="Arial" w:cs="Arial" w:eastAsia="Arial" w:hAnsi="Arial"/>
          <w:color w:val="4a4a4a"/>
          <w:sz w:val="22"/>
          <w:szCs w:val="22"/>
          <w:rtl w:val="0"/>
        </w:rPr>
        <w:t xml:space="preserve">Combinations involving any raw ingredient are locked out of success. They may produce neutral or fail outcomes only. This rule is enforced by the chemistry system before any combination lookup is attempted.</w:t>
      </w:r>
      <w:r>
        <w:rPr>
          <w:rtl w:val="0"/>
        </w:rPr>
      </w:r>
    </w:p>
    <w:p w:rsidR="00000000" w:rsidDel="00000000" w:rsidP="00000000" w:rsidRDefault="00000000" w:rsidRPr="00000000" w14:paraId="00000040">
      <w:pPr>
        <w:pStyle w:val="Heading2"/>
        <w:spacing w:after="80" w:before="280" w:lineRule="auto"/>
        <w:rPr/>
      </w:pPr>
      <w:r>
        <w:rPr>
          <w:rFonts w:ascii="Arial" w:cs="Arial" w:eastAsia="Arial" w:hAnsi="Arial"/>
          <w:b w:val="1"/>
          <w:bCs w:val="1"/>
          <w:color w:val="4a4a4a"/>
          <w:sz w:val="26"/>
          <w:szCs w:val="26"/>
          <w:rtl w:val="0"/>
        </w:rPr>
        <w:t xml:space="preserve">2.3 Known Combinations</w:t>
      </w:r>
      <w:r>
        <w:rPr>
          <w:rtl w:val="0"/>
        </w:rPr>
      </w:r>
    </w:p>
    <w:p w:rsidR="00000000" w:rsidDel="00000000" w:rsidP="00000000" w:rsidRDefault="00000000" w:rsidRPr="00000000" w14:paraId="00000041">
      <w:pPr>
        <w:spacing w:after="100" w:before="60" w:lineRule="auto"/>
        <w:rPr/>
      </w:pPr>
      <w:r>
        <w:rPr>
          <w:rFonts w:ascii="Arial" w:cs="Arial" w:eastAsia="Arial" w:hAnsi="Arial"/>
          <w:color w:val="4a4a4a"/>
          <w:sz w:val="22"/>
          <w:szCs w:val="22"/>
          <w:rtl w:val="0"/>
        </w:rPr>
        <w:t xml:space="preserve">The following combinations are defined for the foundational build. Remaining combinations across the 35-combination space will be authored as ScriptableObject assets during Assignment 2.</w:t>
      </w:r>
      <w:r>
        <w:rPr>
          <w:rtl w:val="0"/>
        </w:rPr>
      </w:r>
    </w:p>
    <w:p w:rsidR="00000000" w:rsidDel="00000000" w:rsidP="00000000" w:rsidRDefault="00000000" w:rsidRPr="00000000" w14:paraId="00000042">
      <w:pPr>
        <w:spacing w:after="0" w:before="80" w:lineRule="auto"/>
        <w:rPr/>
      </w:pPr>
      <w:r>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4160"/>
        <w:tblGridChange w:id="0">
          <w:tblGrid>
            <w:gridCol w:w="2800"/>
            <w:gridCol w:w="1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43">
            <w:pPr>
              <w:rPr/>
            </w:pPr>
            <w:r>
              <w:rPr>
                <w:rFonts w:ascii="Arial" w:cs="Arial" w:eastAsia="Arial" w:hAnsi="Arial"/>
                <w:b w:val="1"/>
                <w:bCs w:val="1"/>
                <w:color w:val="ffffff"/>
                <w:sz w:val="20"/>
                <w:szCs w:val="20"/>
                <w:rtl w:val="0"/>
              </w:rPr>
              <w:t xml:space="preserve">Ingredients</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44">
            <w:pPr>
              <w:rPr/>
            </w:pPr>
            <w:r>
              <w:rPr>
                <w:rFonts w:ascii="Arial" w:cs="Arial" w:eastAsia="Arial" w:hAnsi="Arial"/>
                <w:b w:val="1"/>
                <w:bCs w:val="1"/>
                <w:color w:val="ffffff"/>
                <w:sz w:val="20"/>
                <w:szCs w:val="20"/>
                <w:rtl w:val="0"/>
              </w:rPr>
              <w:t xml:space="preserve">Outcome</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45">
            <w:pPr>
              <w:rPr/>
            </w:pPr>
            <w:r>
              <w:rPr>
                <w:rFonts w:ascii="Arial" w:cs="Arial" w:eastAsia="Arial" w:hAnsi="Arial"/>
                <w:b w:val="1"/>
                <w:bCs w:val="1"/>
                <w:color w:val="ffffff"/>
                <w:sz w:val="20"/>
                <w:szCs w:val="20"/>
                <w:rtl w:val="0"/>
              </w:rPr>
              <w:t xml:space="preserve">Result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46">
            <w:pPr>
              <w:rPr/>
            </w:pPr>
            <w:r>
              <w:rPr>
                <w:rFonts w:ascii="Arial" w:cs="Arial" w:eastAsia="Arial" w:hAnsi="Arial"/>
                <w:color w:val="4a4a4a"/>
                <w:sz w:val="20"/>
                <w:szCs w:val="20"/>
                <w:rtl w:val="0"/>
              </w:rPr>
              <w:t xml:space="preserve">Fruit + Powder</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47">
            <w:pPr>
              <w:rPr/>
            </w:pPr>
            <w:r>
              <w:rPr>
                <w:rFonts w:ascii="Arial" w:cs="Arial" w:eastAsia="Arial" w:hAnsi="Arial"/>
                <w:color w:val="4a4a4a"/>
                <w:sz w:val="20"/>
                <w:szCs w:val="20"/>
                <w:rtl w:val="0"/>
              </w:rPr>
              <w:t xml:space="preserve">Success</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48">
            <w:pPr>
              <w:rPr/>
            </w:pPr>
            <w:r>
              <w:rPr>
                <w:rFonts w:ascii="Arial" w:cs="Arial" w:eastAsia="Arial" w:hAnsi="Arial"/>
                <w:color w:val="4a4a4a"/>
                <w:sz w:val="20"/>
                <w:szCs w:val="20"/>
                <w:rtl w:val="0"/>
              </w:rPr>
              <w:t xml:space="preserve">Enhanced Fruit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Pr>
                <w:rFonts w:ascii="Arial" w:cs="Arial" w:eastAsia="Arial" w:hAnsi="Arial"/>
                <w:color w:val="4a4a4a"/>
                <w:sz w:val="20"/>
                <w:szCs w:val="20"/>
                <w:rtl w:val="0"/>
              </w:rPr>
              <w:t xml:space="preserve">Oil + Fruit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Pr>
                <w:rFonts w:ascii="Arial" w:cs="Arial" w:eastAsia="Arial" w:hAnsi="Arial"/>
                <w:color w:val="4a4a4a"/>
                <w:sz w:val="20"/>
                <w:szCs w:val="20"/>
                <w:rtl w:val="0"/>
              </w:rPr>
              <w:t xml:space="preserve">Success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Pr>
                <w:rFonts w:ascii="Arial" w:cs="Arial" w:eastAsia="Arial" w:hAnsi="Arial"/>
                <w:color w:val="4a4a4a"/>
                <w:sz w:val="20"/>
                <w:szCs w:val="20"/>
                <w:rtl w:val="0"/>
              </w:rPr>
              <w:t xml:space="preserve">Laxative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4C">
            <w:pPr>
              <w:rPr/>
            </w:pPr>
            <w:r>
              <w:rPr>
                <w:rFonts w:ascii="Arial" w:cs="Arial" w:eastAsia="Arial" w:hAnsi="Arial"/>
                <w:color w:val="4a4a4a"/>
                <w:sz w:val="20"/>
                <w:szCs w:val="20"/>
                <w:rtl w:val="0"/>
              </w:rPr>
              <w:t xml:space="preserve">Oil + Water</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4D">
            <w:pPr>
              <w:rPr/>
            </w:pPr>
            <w:r>
              <w:rPr>
                <w:rFonts w:ascii="Arial" w:cs="Arial" w:eastAsia="Arial" w:hAnsi="Arial"/>
                <w:color w:val="4a4a4a"/>
                <w:sz w:val="20"/>
                <w:szCs w:val="20"/>
                <w:rtl w:val="0"/>
              </w:rPr>
              <w:t xml:space="preserve">Neutral</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4E">
            <w:pPr>
              <w:rPr/>
            </w:pPr>
            <w:r>
              <w:rPr>
                <w:rFonts w:ascii="Arial" w:cs="Arial" w:eastAsia="Arial" w:hAnsi="Arial"/>
                <w:color w:val="4a4a4a"/>
                <w:sz w:val="20"/>
                <w:szCs w:val="20"/>
                <w:rtl w:val="0"/>
              </w:rPr>
              <w:t xml:space="preserve">Useless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Pr>
                <w:color w:val="4a4a4a"/>
                <w:sz w:val="20"/>
                <w:szCs w:val="20"/>
                <w:rtl w:val="0"/>
              </w:rPr>
              <w:t xml:space="preserve">Herbs</w:t>
            </w:r>
            <w:r>
              <w:rPr>
                <w:rFonts w:ascii="Arial" w:cs="Arial" w:eastAsia="Arial" w:hAnsi="Arial"/>
                <w:color w:val="4a4a4a"/>
                <w:sz w:val="20"/>
                <w:szCs w:val="20"/>
                <w:rtl w:val="0"/>
              </w:rPr>
              <w:t xml:space="preserve"> + Powder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Pr>
                <w:rFonts w:ascii="Arial" w:cs="Arial" w:eastAsia="Arial" w:hAnsi="Arial"/>
                <w:color w:val="4a4a4a"/>
                <w:sz w:val="20"/>
                <w:szCs w:val="20"/>
                <w:rtl w:val="0"/>
              </w:rPr>
              <w:t xml:space="preserve">Neutral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Pr>
                <w:rFonts w:ascii="Arial" w:cs="Arial" w:eastAsia="Arial" w:hAnsi="Arial"/>
                <w:color w:val="4a4a4a"/>
                <w:sz w:val="20"/>
                <w:szCs w:val="20"/>
                <w:rtl w:val="0"/>
              </w:rPr>
              <w:t xml:space="preserve">Disappointing Salad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52">
            <w:pPr>
              <w:rPr/>
            </w:pPr>
            <w:r>
              <w:rPr>
                <w:rFonts w:ascii="Arial" w:cs="Arial" w:eastAsia="Arial" w:hAnsi="Arial"/>
                <w:color w:val="4a4a4a"/>
                <w:sz w:val="20"/>
                <w:szCs w:val="20"/>
                <w:rtl w:val="0"/>
              </w:rPr>
              <w:t xml:space="preserve">Water + Powder</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53">
            <w:pPr>
              <w:rPr/>
            </w:pPr>
            <w:r>
              <w:rPr>
                <w:rFonts w:ascii="Arial" w:cs="Arial" w:eastAsia="Arial" w:hAnsi="Arial"/>
                <w:color w:val="4a4a4a"/>
                <w:sz w:val="20"/>
                <w:szCs w:val="20"/>
                <w:rtl w:val="0"/>
              </w:rPr>
              <w:t xml:space="preserve">Fail</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54">
            <w:pPr>
              <w:rPr/>
            </w:pPr>
            <w:r>
              <w:rPr>
                <w:rFonts w:ascii="Arial" w:cs="Arial" w:eastAsia="Arial" w:hAnsi="Arial"/>
                <w:color w:val="4a4a4a"/>
                <w:sz w:val="20"/>
                <w:szCs w:val="20"/>
                <w:rtl w:val="0"/>
              </w:rPr>
              <w:t xml:space="preserve">Stinky Water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Pr>
                <w:rFonts w:ascii="Arial" w:cs="Arial" w:eastAsia="Arial" w:hAnsi="Arial"/>
                <w:color w:val="4a4a4a"/>
                <w:sz w:val="20"/>
                <w:szCs w:val="20"/>
                <w:rtl w:val="0"/>
              </w:rPr>
              <w:t xml:space="preserve">Gunpowder + Oil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Pr>
                <w:rFonts w:ascii="Arial" w:cs="Arial" w:eastAsia="Arial" w:hAnsi="Arial"/>
                <w:color w:val="4a4a4a"/>
                <w:sz w:val="20"/>
                <w:szCs w:val="20"/>
                <w:rtl w:val="0"/>
              </w:rPr>
              <w:t xml:space="preserve">Fail</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Pr>
                <w:rFonts w:ascii="Arial" w:cs="Arial" w:eastAsia="Arial" w:hAnsi="Arial"/>
                <w:color w:val="4a4a4a"/>
                <w:sz w:val="20"/>
                <w:szCs w:val="20"/>
                <w:rtl w:val="0"/>
              </w:rPr>
              <w:t xml:space="preserve">Small Explosion</w:t>
            </w:r>
            <w:r>
              <w:rPr>
                <w:rtl w:val="0"/>
              </w:rPr>
            </w:r>
          </w:p>
        </w:tc>
      </w:tr>
    </w:tbl>
    <w:p w:rsidR="00000000" w:rsidDel="00000000" w:rsidP="00000000" w:rsidRDefault="00000000" w:rsidRPr="00000000" w14:paraId="00000058">
      <w:pPr>
        <w:spacing w:after="0" w:before="80" w:lineRule="auto"/>
        <w:rPr/>
      </w:pPr>
      <w:r>
        <w:rPr>
          <w:rtl w:val="0"/>
        </w:rPr>
      </w:r>
    </w:p>
    <w:p w:rsidR="00000000" w:rsidDel="00000000" w:rsidP="00000000" w:rsidRDefault="00000000" w:rsidRPr="00000000" w14:paraId="00000059">
      <w:pPr>
        <w:pStyle w:val="Heading2"/>
        <w:spacing w:after="80" w:before="280" w:lineRule="auto"/>
        <w:rPr/>
      </w:pPr>
      <w:r>
        <w:rPr>
          <w:rFonts w:ascii="Arial" w:cs="Arial" w:eastAsia="Arial" w:hAnsi="Arial"/>
          <w:b w:val="1"/>
          <w:bCs w:val="1"/>
          <w:color w:val="4a4a4a"/>
          <w:sz w:val="26"/>
          <w:szCs w:val="26"/>
          <w:rtl w:val="0"/>
        </w:rPr>
        <w:t xml:space="preserve">2.4 Supporting Loops</w:t>
      </w:r>
      <w:r>
        <w:rPr>
          <w:rtl w:val="0"/>
        </w:rPr>
      </w:r>
    </w:p>
    <w:p w:rsidR="00000000" w:rsidDel="00000000" w:rsidP="00000000" w:rsidRDefault="00000000" w:rsidRPr="00000000" w14:paraId="0000005A">
      <w:pPr>
        <w:spacing w:after="100" w:before="60" w:lineRule="auto"/>
        <w:rPr/>
      </w:pPr>
      <w:r>
        <w:rPr>
          <w:rFonts w:ascii="Arial" w:cs="Arial" w:eastAsia="Arial" w:hAnsi="Arial"/>
          <w:color w:val="4a4a4a"/>
          <w:sz w:val="22"/>
          <w:szCs w:val="22"/>
          <w:rtl w:val="0"/>
        </w:rPr>
        <w:t xml:space="preserve">Three supporting loops feed into the chemistry system. Each is implemented in a rudimentary form in the foundational build to establish architectural boundaries. Full interactivity and polish are deferred to later assignments.</w:t>
      </w:r>
      <w:r>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Processing and Cooking (combined): player-triggered state transitions that move ingredients from raw to processed. Organic ingredients and the solvent pathway are handled here alongside inorganic refinement.</w:t>
      </w:r>
      <w:r>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Inventory and Organising (combined): manages ingredient storage and the building inventory. Accepts successful chemistry outcomes and provides basic retrieval of stored ingredients.</w:t>
      </w:r>
      <w:r>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Cleaning: resolves mess states produced by neutral and fail chemistry outcomes. Rudimentary implementation clears the mess state without animation or feedback.</w:t>
      </w:r>
      <w:r>
        <w:rPr>
          <w:rtl w:val="0"/>
        </w:rPr>
      </w:r>
    </w:p>
    <w:p w:rsidR="00000000" w:rsidDel="00000000" w:rsidP="00000000" w:rsidRDefault="00000000" w:rsidRPr="00000000" w14:paraId="0000005E">
      <w:pPr>
        <w:pStyle w:val="Heading1"/>
        <w:pBdr>
          <w:bottom w:color="2e7d5e" w:space="4" w:sz="6" w:val="single"/>
        </w:pBdr>
        <w:spacing w:after="120" w:before="360" w:lineRule="auto"/>
        <w:rPr/>
      </w:pPr>
      <w:r>
        <w:rPr>
          <w:rFonts w:ascii="Arial" w:cs="Arial" w:eastAsia="Arial" w:hAnsi="Arial"/>
          <w:b w:val="1"/>
          <w:bCs w:val="1"/>
          <w:color w:val="2e7d5e"/>
          <w:sz w:val="32"/>
          <w:szCs w:val="32"/>
          <w:rtl w:val="0"/>
        </w:rPr>
        <w:t xml:space="preserve">3. Architecture and SOLID Design</w:t>
      </w:r>
      <w:r>
        <w:rPr>
          <w:rtl w:val="0"/>
        </w:rPr>
      </w:r>
    </w:p>
    <w:p w:rsidR="00000000" w:rsidDel="00000000" w:rsidP="00000000" w:rsidRDefault="00000000" w:rsidRPr="00000000" w14:paraId="0000005F">
      <w:pPr>
        <w:pStyle w:val="Heading2"/>
        <w:spacing w:after="80" w:before="280" w:lineRule="auto"/>
        <w:rPr/>
      </w:pPr>
      <w:r>
        <w:rPr>
          <w:rFonts w:ascii="Arial" w:cs="Arial" w:eastAsia="Arial" w:hAnsi="Arial"/>
          <w:b w:val="1"/>
          <w:bCs w:val="1"/>
          <w:color w:val="4a4a4a"/>
          <w:sz w:val="26"/>
          <w:szCs w:val="26"/>
          <w:rtl w:val="0"/>
        </w:rPr>
        <w:t xml:space="preserve">3.1 System Map</w:t>
      </w:r>
      <w:r>
        <w:rPr>
          <w:rtl w:val="0"/>
        </w:rPr>
      </w:r>
    </w:p>
    <w:p w:rsidR="00000000" w:rsidDel="00000000" w:rsidP="00000000" w:rsidRDefault="00000000" w:rsidRPr="00000000" w14:paraId="00000060">
      <w:pPr>
        <w:spacing w:after="100" w:before="60" w:lineRule="auto"/>
        <w:rPr/>
      </w:pPr>
      <w:r>
        <w:rPr>
          <w:rFonts w:ascii="Arial" w:cs="Arial" w:eastAsia="Arial" w:hAnsi="Arial"/>
          <w:color w:val="4a4a4a"/>
          <w:sz w:val="22"/>
          <w:szCs w:val="22"/>
          <w:rtl w:val="0"/>
        </w:rPr>
        <w:t xml:space="preserve">The game is divided into four active systems. Each system owns a clearly defined slice of state and communicates with other systems only through interfaces and events.</w:t>
      </w:r>
      <w:r>
        <w:rPr>
          <w:rtl w:val="0"/>
        </w:rPr>
      </w:r>
    </w:p>
    <w:p w:rsidR="00000000" w:rsidDel="00000000" w:rsidP="00000000" w:rsidRDefault="00000000" w:rsidRPr="00000000" w14:paraId="00000061">
      <w:pPr>
        <w:spacing w:after="0" w:before="80" w:lineRule="auto"/>
        <w:rPr/>
      </w:pPr>
      <w:r>
        <w:rPr>
          <w:rtl w:val="0"/>
        </w:rPr>
      </w:r>
    </w:p>
    <w:tbl>
      <w:tblPr>
        <w:tblStyle w:val="Table3"/>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3750"/>
        <w:gridCol w:w="2025"/>
        <w:gridCol w:w="1440"/>
        <w:tblGridChange w:id="0">
          <w:tblGrid>
            <w:gridCol w:w="1935"/>
            <w:gridCol w:w="3750"/>
            <w:gridCol w:w="2025"/>
            <w:gridCol w:w="14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62">
            <w:pPr>
              <w:rPr/>
            </w:pPr>
            <w:r>
              <w:rPr>
                <w:rFonts w:ascii="Arial" w:cs="Arial" w:eastAsia="Arial" w:hAnsi="Arial"/>
                <w:b w:val="1"/>
                <w:bCs w:val="1"/>
                <w:color w:val="ffffff"/>
                <w:sz w:val="20"/>
                <w:szCs w:val="20"/>
                <w:rtl w:val="0"/>
              </w:rPr>
              <w:t xml:space="preserve">System</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63">
            <w:pPr>
              <w:rPr/>
            </w:pPr>
            <w:r>
              <w:rPr>
                <w:rFonts w:ascii="Arial" w:cs="Arial" w:eastAsia="Arial" w:hAnsi="Arial"/>
                <w:b w:val="1"/>
                <w:bCs w:val="1"/>
                <w:color w:val="ffffff"/>
                <w:sz w:val="20"/>
                <w:szCs w:val="20"/>
                <w:rtl w:val="0"/>
              </w:rPr>
              <w:t xml:space="preserve">Responsibility</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64">
            <w:pPr>
              <w:rPr/>
            </w:pPr>
            <w:r>
              <w:rPr>
                <w:rFonts w:ascii="Arial" w:cs="Arial" w:eastAsia="Arial" w:hAnsi="Arial"/>
                <w:b w:val="1"/>
                <w:bCs w:val="1"/>
                <w:color w:val="ffffff"/>
                <w:sz w:val="20"/>
                <w:szCs w:val="20"/>
                <w:rtl w:val="0"/>
              </w:rPr>
              <w:t xml:space="preserve">Owns</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65">
            <w:pPr>
              <w:rPr/>
            </w:pPr>
            <w:r>
              <w:rPr>
                <w:rFonts w:ascii="Arial" w:cs="Arial" w:eastAsia="Arial" w:hAnsi="Arial"/>
                <w:b w:val="1"/>
                <w:bCs w:val="1"/>
                <w:color w:val="ffffff"/>
                <w:sz w:val="20"/>
                <w:szCs w:val="20"/>
                <w:rtl w:val="0"/>
              </w:rPr>
              <w:t xml:space="preserve">Status</w:t>
            </w:r>
            <w:r>
              <w:rPr>
                <w:rtl w:val="0"/>
              </w:rPr>
            </w:r>
          </w:p>
        </w:tc>
      </w:tr>
      <w:tr>
        <w:trPr>
          <w:cantSplit w:val="0"/>
          <w:trHeight w:val="1290" w:hRule="atLeast"/>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66">
            <w:pPr>
              <w:rPr/>
            </w:pPr>
            <w:r>
              <w:rPr>
                <w:rFonts w:ascii="Arial" w:cs="Arial" w:eastAsia="Arial" w:hAnsi="Arial"/>
                <w:color w:val="4a4a4a"/>
                <w:sz w:val="20"/>
                <w:szCs w:val="20"/>
                <w:rtl w:val="0"/>
              </w:rPr>
              <w:t xml:space="preserve">ProcessingSystem</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67">
            <w:pPr>
              <w:rPr/>
            </w:pPr>
            <w:r>
              <w:rPr>
                <w:rFonts w:ascii="Arial" w:cs="Arial" w:eastAsia="Arial" w:hAnsi="Arial"/>
                <w:color w:val="4a4a4a"/>
                <w:sz w:val="20"/>
                <w:szCs w:val="20"/>
                <w:rtl w:val="0"/>
              </w:rPr>
              <w:t xml:space="preserve">Handles all player-triggered processing actions across organic, inorganic, and solvent ingredient types. Incorporates cooking as a processing pathway.</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68">
            <w:pPr>
              <w:rPr/>
            </w:pPr>
            <w:r>
              <w:rPr>
                <w:rFonts w:ascii="Arial" w:cs="Arial" w:eastAsia="Arial" w:hAnsi="Arial"/>
                <w:color w:val="4a4a4a"/>
                <w:sz w:val="20"/>
                <w:szCs w:val="20"/>
                <w:rtl w:val="0"/>
              </w:rPr>
              <w:t xml:space="preserve">Processing strategies, ingredient state transitions</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color w:val="4a4a4a"/>
                <w:sz w:val="20"/>
                <w:szCs w:val="20"/>
                <w:rtl w:val="0"/>
              </w:rPr>
              <w:t xml:space="preserve">Active</w:t>
            </w:r>
            <w:r>
              <w:rPr>
                <w:rtl w:val="0"/>
              </w:rPr>
            </w:r>
          </w:p>
        </w:tc>
      </w:tr>
      <w:tr>
        <w:trPr>
          <w:cantSplit w:val="0"/>
          <w:trHeight w:val="789.9023437499999"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color w:val="4a4a4a"/>
                <w:sz w:val="20"/>
                <w:szCs w:val="20"/>
                <w:rtl w:val="0"/>
              </w:rPr>
              <w:t xml:space="preserve">ChemistrySystem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Pr>
                <w:rFonts w:ascii="Arial" w:cs="Arial" w:eastAsia="Arial" w:hAnsi="Arial"/>
                <w:color w:val="4a4a4a"/>
                <w:sz w:val="20"/>
                <w:szCs w:val="20"/>
                <w:rtl w:val="0"/>
              </w:rPr>
              <w:t xml:space="preserve">Evaluates ingredient combinations, determines outcome, raises result event.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Pr>
                <w:rFonts w:ascii="Arial" w:cs="Arial" w:eastAsia="Arial" w:hAnsi="Arial"/>
                <w:color w:val="4a4a4a"/>
                <w:sz w:val="20"/>
                <w:szCs w:val="20"/>
                <w:rtl w:val="0"/>
              </w:rPr>
              <w:t xml:space="preserve">Combination rules (ScriptableObjects), outcome evaluation logic</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Pr>
                <w:rFonts w:ascii="Arial" w:cs="Arial" w:eastAsia="Arial" w:hAnsi="Arial"/>
                <w:color w:val="4a4a4a"/>
                <w:sz w:val="20"/>
                <w:szCs w:val="20"/>
                <w:rtl w:val="0"/>
              </w:rPr>
              <w:t xml:space="preserve">Active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6E">
            <w:pPr>
              <w:rPr/>
            </w:pPr>
            <w:r>
              <w:rPr>
                <w:rFonts w:ascii="Arial" w:cs="Arial" w:eastAsia="Arial" w:hAnsi="Arial"/>
                <w:color w:val="4a4a4a"/>
                <w:sz w:val="20"/>
                <w:szCs w:val="20"/>
                <w:rtl w:val="0"/>
              </w:rPr>
              <w:t xml:space="preserve">InventorySystem</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6F">
            <w:pPr>
              <w:rPr/>
            </w:pPr>
            <w:r>
              <w:rPr>
                <w:rFonts w:ascii="Arial" w:cs="Arial" w:eastAsia="Arial" w:hAnsi="Arial"/>
                <w:color w:val="4a4a4a"/>
                <w:sz w:val="20"/>
                <w:szCs w:val="20"/>
                <w:rtl w:val="0"/>
              </w:rPr>
              <w:t xml:space="preserve">Receives successful chemistry outcomes and stores them in the building inventory. Manages ingredient storage and basic retrieval. Incorporates organising.</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70">
            <w:pPr>
              <w:rPr/>
            </w:pPr>
            <w:r>
              <w:rPr>
                <w:rFonts w:ascii="Arial" w:cs="Arial" w:eastAsia="Arial" w:hAnsi="Arial"/>
                <w:color w:val="4a4a4a"/>
                <w:sz w:val="20"/>
                <w:szCs w:val="20"/>
                <w:rtl w:val="0"/>
              </w:rPr>
              <w:t xml:space="preserve">Building inventory, ingredient storage state</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71">
            <w:pPr>
              <w:rPr/>
            </w:pPr>
            <w:r>
              <w:rPr>
                <w:rFonts w:ascii="Arial" w:cs="Arial" w:eastAsia="Arial" w:hAnsi="Arial"/>
                <w:color w:val="4a4a4a"/>
                <w:sz w:val="20"/>
                <w:szCs w:val="20"/>
                <w:rtl w:val="0"/>
              </w:rPr>
              <w:t xml:space="preserve">Active</w:t>
            </w:r>
            <w:r>
              <w:rPr>
                <w:rtl w:val="0"/>
              </w:rPr>
            </w:r>
          </w:p>
        </w:tc>
      </w:tr>
      <w:tr>
        <w:trPr>
          <w:cantSplit w:val="0"/>
          <w:trHeight w:val="1044.96093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Pr>
                <w:rFonts w:ascii="Arial" w:cs="Arial" w:eastAsia="Arial" w:hAnsi="Arial"/>
                <w:color w:val="4a4a4a"/>
                <w:sz w:val="20"/>
                <w:szCs w:val="20"/>
                <w:rtl w:val="0"/>
              </w:rPr>
              <w:t xml:space="preserve">CleaningSystem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Pr>
                <w:rFonts w:ascii="Arial" w:cs="Arial" w:eastAsia="Arial" w:hAnsi="Arial"/>
                <w:color w:val="4a4a4a"/>
                <w:sz w:val="20"/>
                <w:szCs w:val="20"/>
                <w:rtl w:val="0"/>
              </w:rPr>
              <w:t xml:space="preserve">Resolves mess states from neutral and fail chemistry outcomes.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Pr>
                <w:rFonts w:ascii="Arial" w:cs="Arial" w:eastAsia="Arial" w:hAnsi="Arial"/>
                <w:color w:val="4a4a4a"/>
                <w:sz w:val="20"/>
                <w:szCs w:val="20"/>
                <w:rtl w:val="0"/>
              </w:rPr>
              <w:t xml:space="preserve">Mess state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Pr>
                <w:rFonts w:ascii="Arial" w:cs="Arial" w:eastAsia="Arial" w:hAnsi="Arial"/>
                <w:color w:val="4a4a4a"/>
                <w:sz w:val="20"/>
                <w:szCs w:val="20"/>
                <w:rtl w:val="0"/>
              </w:rPr>
              <w:t xml:space="preserve">Active (rudimentary)</w:t>
            </w:r>
            <w:r>
              <w:rPr>
                <w:rtl w:val="0"/>
              </w:rPr>
            </w:r>
          </w:p>
        </w:tc>
      </w:tr>
    </w:tbl>
    <w:p w:rsidR="00000000" w:rsidDel="00000000" w:rsidP="00000000" w:rsidRDefault="00000000" w:rsidRPr="00000000" w14:paraId="00000076">
      <w:pPr>
        <w:spacing w:after="0" w:before="80" w:lineRule="auto"/>
        <w:rPr/>
      </w:pPr>
      <w:r>
        <w:rPr>
          <w:rtl w:val="0"/>
        </w:rPr>
      </w:r>
    </w:p>
    <w:p w:rsidR="00000000" w:rsidDel="00000000" w:rsidP="00000000" w:rsidRDefault="00000000" w:rsidRPr="00000000" w14:paraId="00000077">
      <w:pPr>
        <w:pStyle w:val="Heading2"/>
        <w:spacing w:after="80" w:before="280" w:lineRule="auto"/>
        <w:rPr/>
      </w:pPr>
      <w:r>
        <w:rPr>
          <w:rFonts w:ascii="Arial" w:cs="Arial" w:eastAsia="Arial" w:hAnsi="Arial"/>
          <w:b w:val="1"/>
          <w:bCs w:val="1"/>
          <w:color w:val="4a4a4a"/>
          <w:sz w:val="26"/>
          <w:szCs w:val="26"/>
          <w:rtl w:val="0"/>
        </w:rPr>
        <w:t xml:space="preserve">3.2 SOLID Principles Applied</w:t>
      </w:r>
      <w:r>
        <w:rPr>
          <w:rtl w:val="0"/>
        </w:rPr>
      </w:r>
    </w:p>
    <w:p w:rsidR="00000000" w:rsidDel="00000000" w:rsidP="00000000" w:rsidRDefault="00000000" w:rsidRPr="00000000" w14:paraId="00000078">
      <w:pPr>
        <w:pStyle w:val="Heading3"/>
        <w:spacing w:after="60" w:before="200" w:lineRule="auto"/>
        <w:rPr/>
      </w:pPr>
      <w:r>
        <w:rPr>
          <w:rFonts w:ascii="Arial" w:cs="Arial" w:eastAsia="Arial" w:hAnsi="Arial"/>
          <w:b w:val="1"/>
          <w:bCs w:val="1"/>
          <w:color w:val="7a7a7a"/>
          <w:sz w:val="24"/>
          <w:szCs w:val="24"/>
          <w:rtl w:val="0"/>
        </w:rPr>
        <w:t xml:space="preserve">S: Single Responsibility</w:t>
      </w:r>
      <w:r>
        <w:rPr>
          <w:rtl w:val="0"/>
        </w:rPr>
      </w:r>
    </w:p>
    <w:p w:rsidR="00000000" w:rsidDel="00000000" w:rsidP="00000000" w:rsidRDefault="00000000" w:rsidRPr="00000000" w14:paraId="00000079">
      <w:pPr>
        <w:spacing w:after="100" w:before="60" w:lineRule="auto"/>
        <w:rPr/>
      </w:pPr>
      <w:r>
        <w:rPr>
          <w:rFonts w:ascii="Courier New" w:cs="Courier New" w:eastAsia="Courier New" w:hAnsi="Courier New"/>
          <w:b w:val="1"/>
          <w:bCs w:val="1"/>
          <w:color w:val="1a5c3e"/>
          <w:sz w:val="20"/>
          <w:szCs w:val="20"/>
          <w:rtl w:val="0"/>
        </w:rPr>
        <w:t xml:space="preserve">ChemistrySystem</w:t>
      </w:r>
      <w:r>
        <w:rPr>
          <w:rFonts w:ascii="Arial" w:cs="Arial" w:eastAsia="Arial" w:hAnsi="Arial"/>
          <w:color w:val="4a4a4a"/>
          <w:sz w:val="22"/>
          <w:szCs w:val="22"/>
          <w:rtl w:val="0"/>
        </w:rPr>
        <w:t xml:space="preserve"> evaluates combinations. It does not manage inventory. </w:t>
      </w:r>
      <w:r>
        <w:rPr>
          <w:rFonts w:ascii="Courier New" w:cs="Courier New" w:eastAsia="Courier New" w:hAnsi="Courier New"/>
          <w:b w:val="1"/>
          <w:bCs w:val="1"/>
          <w:color w:val="1a5c3e"/>
          <w:sz w:val="20"/>
          <w:szCs w:val="20"/>
          <w:rtl w:val="0"/>
        </w:rPr>
        <w:t xml:space="preserve">InventorySystem</w:t>
      </w:r>
      <w:r>
        <w:rPr>
          <w:rFonts w:ascii="Arial" w:cs="Arial" w:eastAsia="Arial" w:hAnsi="Arial"/>
          <w:color w:val="4a4a4a"/>
          <w:sz w:val="22"/>
          <w:szCs w:val="22"/>
          <w:rtl w:val="0"/>
        </w:rPr>
        <w:t xml:space="preserve"> stores ingredients and outcomes. It does not evaluate combinations. </w:t>
      </w:r>
      <w:r>
        <w:rPr>
          <w:rFonts w:ascii="Courier New" w:cs="Courier New" w:eastAsia="Courier New" w:hAnsi="Courier New"/>
          <w:b w:val="1"/>
          <w:bCs w:val="1"/>
          <w:color w:val="1a5c3e"/>
          <w:sz w:val="20"/>
          <w:szCs w:val="20"/>
          <w:rtl w:val="0"/>
        </w:rPr>
        <w:t xml:space="preserve">ProcessingSystem</w:t>
      </w:r>
      <w:r>
        <w:rPr>
          <w:rFonts w:ascii="Arial" w:cs="Arial" w:eastAsia="Arial" w:hAnsi="Arial"/>
          <w:color w:val="4a4a4a"/>
          <w:sz w:val="22"/>
          <w:szCs w:val="22"/>
          <w:rtl w:val="0"/>
        </w:rPr>
        <w:t xml:space="preserve"> transitions ingredient state. It does not know what chemistry is. Each system has exactly one reason to change, meaning that modifying outcome logic will never require touching storage code, and vice versa.</w:t>
      </w:r>
      <w:r>
        <w:rPr>
          <w:rtl w:val="0"/>
        </w:rPr>
      </w:r>
    </w:p>
    <w:p w:rsidR="00000000" w:rsidDel="00000000" w:rsidP="00000000" w:rsidRDefault="00000000" w:rsidRPr="00000000" w14:paraId="0000007A">
      <w:pPr>
        <w:pStyle w:val="Heading3"/>
        <w:spacing w:after="60" w:before="200" w:lineRule="auto"/>
        <w:rPr/>
      </w:pPr>
      <w:r>
        <w:rPr>
          <w:rFonts w:ascii="Arial" w:cs="Arial" w:eastAsia="Arial" w:hAnsi="Arial"/>
          <w:b w:val="1"/>
          <w:bCs w:val="1"/>
          <w:color w:val="7a7a7a"/>
          <w:sz w:val="24"/>
          <w:szCs w:val="24"/>
          <w:rtl w:val="0"/>
        </w:rPr>
        <w:t xml:space="preserve">O: Open / Closed</w:t>
      </w:r>
      <w:r>
        <w:rPr>
          <w:rtl w:val="0"/>
        </w:rPr>
      </w:r>
    </w:p>
    <w:p w:rsidR="00000000" w:rsidDel="00000000" w:rsidP="00000000" w:rsidRDefault="00000000" w:rsidRPr="00000000" w14:paraId="0000007B">
      <w:pPr>
        <w:spacing w:after="100" w:before="60" w:lineRule="auto"/>
        <w:rPr/>
      </w:pPr>
      <w:r>
        <w:rPr>
          <w:rFonts w:ascii="Arial" w:cs="Arial" w:eastAsia="Arial" w:hAnsi="Arial"/>
          <w:color w:val="4a4a4a"/>
          <w:sz w:val="22"/>
          <w:szCs w:val="22"/>
          <w:rtl w:val="0"/>
        </w:rPr>
        <w:t xml:space="preserve">Systems are open to extension through data, not through code modification. Adding a new ingredient type means authoring a new IngredientData ScriptableObject. Adding a new combination rule means authoring a new CombinationRuleData ScriptableObject. Neither action requires changes to the chemistry system's evaluation logic, keeping the core codebase stable as content grows.</w:t>
      </w:r>
      <w:r>
        <w:rPr>
          <w:rtl w:val="0"/>
        </w:rPr>
      </w:r>
    </w:p>
    <w:p w:rsidR="00000000" w:rsidDel="00000000" w:rsidP="00000000" w:rsidRDefault="00000000" w:rsidRPr="00000000" w14:paraId="0000007C">
      <w:pPr>
        <w:pStyle w:val="Heading3"/>
        <w:spacing w:after="60" w:before="200" w:lineRule="auto"/>
        <w:rPr/>
      </w:pPr>
      <w:r>
        <w:rPr>
          <w:rFonts w:ascii="Arial" w:cs="Arial" w:eastAsia="Arial" w:hAnsi="Arial"/>
          <w:b w:val="1"/>
          <w:bCs w:val="1"/>
          <w:color w:val="7a7a7a"/>
          <w:sz w:val="24"/>
          <w:szCs w:val="24"/>
          <w:rtl w:val="0"/>
        </w:rPr>
        <w:t xml:space="preserve">L: Liskov Substitution</w:t>
      </w:r>
      <w:r>
        <w:rPr>
          <w:rtl w:val="0"/>
        </w:rPr>
      </w:r>
    </w:p>
    <w:p w:rsidR="00000000" w:rsidDel="00000000" w:rsidP="00000000" w:rsidRDefault="00000000" w:rsidRPr="00000000" w14:paraId="0000007D">
      <w:pPr>
        <w:spacing w:after="100" w:before="60" w:lineRule="auto"/>
        <w:rPr/>
      </w:pPr>
      <w:r>
        <w:rPr>
          <w:rFonts w:ascii="Arial" w:cs="Arial" w:eastAsia="Arial" w:hAnsi="Arial"/>
          <w:color w:val="4a4a4a"/>
          <w:sz w:val="22"/>
          <w:szCs w:val="22"/>
          <w:rtl w:val="0"/>
        </w:rPr>
        <w:t xml:space="preserve">Any concrete ingredient class can be substituted for the </w:t>
      </w:r>
      <w:r>
        <w:rPr>
          <w:rFonts w:ascii="Courier New" w:cs="Courier New" w:eastAsia="Courier New" w:hAnsi="Courier New"/>
          <w:b w:val="1"/>
          <w:bCs w:val="1"/>
          <w:color w:val="1a5c3e"/>
          <w:sz w:val="20"/>
          <w:szCs w:val="20"/>
          <w:rtl w:val="0"/>
        </w:rPr>
        <w:t xml:space="preserve">IIngredient</w:t>
      </w:r>
      <w:r>
        <w:rPr>
          <w:rFonts w:ascii="Arial" w:cs="Arial" w:eastAsia="Arial" w:hAnsi="Arial"/>
          <w:color w:val="4a4a4a"/>
          <w:sz w:val="22"/>
          <w:szCs w:val="22"/>
          <w:rtl w:val="0"/>
        </w:rPr>
        <w:t xml:space="preserve"> interface without altering the behaviour of any system that consumes it. In practice, this means the chemistry system never inspects the concrete type of an ingredient: it asks whether the ingredient is processed, looks up the matching combination rule, and evaluates the outcome. Whether the ingredient is fruit, gunpowder, or filtered water is irrelevant. A new ingredient category can be added at any time by implementing </w:t>
      </w:r>
      <w:r>
        <w:rPr>
          <w:rFonts w:ascii="Courier New" w:cs="Courier New" w:eastAsia="Courier New" w:hAnsi="Courier New"/>
          <w:b w:val="1"/>
          <w:bCs w:val="1"/>
          <w:color w:val="1a5c3e"/>
          <w:sz w:val="20"/>
          <w:szCs w:val="20"/>
          <w:rtl w:val="0"/>
        </w:rPr>
        <w:t xml:space="preserve">IIngredient</w:t>
      </w:r>
      <w:r>
        <w:rPr>
          <w:rFonts w:ascii="Arial" w:cs="Arial" w:eastAsia="Arial" w:hAnsi="Arial"/>
          <w:color w:val="4a4a4a"/>
          <w:sz w:val="22"/>
          <w:szCs w:val="22"/>
          <w:rtl w:val="0"/>
        </w:rPr>
        <w:t xml:space="preserve"> and </w:t>
      </w:r>
      <w:r>
        <w:rPr>
          <w:rFonts w:ascii="Courier New" w:cs="Courier New" w:eastAsia="Courier New" w:hAnsi="Courier New"/>
          <w:b w:val="1"/>
          <w:bCs w:val="1"/>
          <w:color w:val="1a5c3e"/>
          <w:sz w:val="20"/>
          <w:szCs w:val="20"/>
          <w:rtl w:val="0"/>
        </w:rPr>
        <w:t xml:space="preserve">IProcessable</w:t>
      </w:r>
      <w:r>
        <w:rPr>
          <w:rFonts w:ascii="Arial" w:cs="Arial" w:eastAsia="Arial" w:hAnsi="Arial"/>
          <w:color w:val="4a4a4a"/>
          <w:sz w:val="22"/>
          <w:szCs w:val="22"/>
          <w:rtl w:val="0"/>
        </w:rPr>
        <w:t xml:space="preserve">, and it slots into the system without touching existing code. A violation looks like </w:t>
      </w:r>
      <w:r>
        <w:rPr>
          <w:rFonts w:ascii="Courier New" w:cs="Courier New" w:eastAsia="Courier New" w:hAnsi="Courier New"/>
          <w:b w:val="1"/>
          <w:bCs w:val="1"/>
          <w:color w:val="1a5c3e"/>
          <w:sz w:val="20"/>
          <w:szCs w:val="20"/>
          <w:rtl w:val="0"/>
        </w:rPr>
        <w:t xml:space="preserve">if (ingredient is Gunpowder)</w:t>
      </w:r>
      <w:r>
        <w:rPr>
          <w:rFonts w:ascii="Arial" w:cs="Arial" w:eastAsia="Arial" w:hAnsi="Arial"/>
          <w:color w:val="4a4a4a"/>
          <w:sz w:val="22"/>
          <w:szCs w:val="22"/>
          <w:rtl w:val="0"/>
        </w:rPr>
        <w:t xml:space="preserve"> appearing inside a system method, which is a signal the abstraction has broken down.</w:t>
      </w:r>
      <w:r>
        <w:rPr>
          <w:rtl w:val="0"/>
        </w:rPr>
      </w:r>
    </w:p>
    <w:p w:rsidR="00000000" w:rsidDel="00000000" w:rsidP="00000000" w:rsidRDefault="00000000" w:rsidRPr="00000000" w14:paraId="0000007E">
      <w:pPr>
        <w:pStyle w:val="Heading3"/>
        <w:spacing w:after="60" w:before="200" w:lineRule="auto"/>
        <w:rPr/>
      </w:pPr>
      <w:r>
        <w:rPr>
          <w:rFonts w:ascii="Arial" w:cs="Arial" w:eastAsia="Arial" w:hAnsi="Arial"/>
          <w:b w:val="1"/>
          <w:bCs w:val="1"/>
          <w:color w:val="7a7a7a"/>
          <w:sz w:val="24"/>
          <w:szCs w:val="24"/>
          <w:rtl w:val="0"/>
        </w:rPr>
        <w:t xml:space="preserve">I: Interface Segregation</w:t>
      </w:r>
      <w:r>
        <w:rPr>
          <w:rtl w:val="0"/>
        </w:rPr>
      </w:r>
    </w:p>
    <w:p w:rsidR="00000000" w:rsidDel="00000000" w:rsidP="00000000" w:rsidRDefault="00000000" w:rsidRPr="00000000" w14:paraId="0000007F">
      <w:pPr>
        <w:spacing w:after="100" w:before="60" w:lineRule="auto"/>
        <w:rPr/>
      </w:pPr>
      <w:r>
        <w:rPr>
          <w:rFonts w:ascii="Courier New" w:cs="Courier New" w:eastAsia="Courier New" w:hAnsi="Courier New"/>
          <w:b w:val="1"/>
          <w:bCs w:val="1"/>
          <w:color w:val="1a5c3e"/>
          <w:sz w:val="20"/>
          <w:szCs w:val="20"/>
          <w:rtl w:val="0"/>
        </w:rPr>
        <w:t xml:space="preserve">IIngredient</w:t>
      </w:r>
      <w:r>
        <w:rPr>
          <w:rFonts w:ascii="Arial" w:cs="Arial" w:eastAsia="Arial" w:hAnsi="Arial"/>
          <w:color w:val="4a4a4a"/>
          <w:sz w:val="22"/>
          <w:szCs w:val="22"/>
          <w:rtl w:val="0"/>
        </w:rPr>
        <w:t xml:space="preserve"> and </w:t>
      </w:r>
      <w:r>
        <w:rPr>
          <w:rFonts w:ascii="Courier New" w:cs="Courier New" w:eastAsia="Courier New" w:hAnsi="Courier New"/>
          <w:b w:val="1"/>
          <w:bCs w:val="1"/>
          <w:color w:val="1a5c3e"/>
          <w:sz w:val="20"/>
          <w:szCs w:val="20"/>
          <w:rtl w:val="0"/>
        </w:rPr>
        <w:t xml:space="preserve">IProcessable</w:t>
      </w:r>
      <w:r>
        <w:rPr>
          <w:rFonts w:ascii="Arial" w:cs="Arial" w:eastAsia="Arial" w:hAnsi="Arial"/>
          <w:color w:val="4a4a4a"/>
          <w:sz w:val="22"/>
          <w:szCs w:val="22"/>
          <w:rtl w:val="0"/>
        </w:rPr>
        <w:t xml:space="preserve"> are kept as separate interfaces. Not every consumer of an ingredient needs access to its processing behaviour. The chemistry system only needs </w:t>
      </w:r>
      <w:r>
        <w:rPr>
          <w:rFonts w:ascii="Courier New" w:cs="Courier New" w:eastAsia="Courier New" w:hAnsi="Courier New"/>
          <w:b w:val="1"/>
          <w:bCs w:val="1"/>
          <w:color w:val="1a5c3e"/>
          <w:sz w:val="20"/>
          <w:szCs w:val="20"/>
          <w:rtl w:val="0"/>
        </w:rPr>
        <w:t xml:space="preserve">IIngredient</w:t>
      </w:r>
      <w:r>
        <w:rPr>
          <w:rFonts w:ascii="Arial" w:cs="Arial" w:eastAsia="Arial" w:hAnsi="Arial"/>
          <w:color w:val="4a4a4a"/>
          <w:sz w:val="22"/>
          <w:szCs w:val="22"/>
          <w:rtl w:val="0"/>
        </w:rPr>
        <w:t xml:space="preserve">. The processing system only needs </w:t>
      </w:r>
      <w:r>
        <w:rPr>
          <w:rFonts w:ascii="Courier New" w:cs="Courier New" w:eastAsia="Courier New" w:hAnsi="Courier New"/>
          <w:b w:val="1"/>
          <w:bCs w:val="1"/>
          <w:color w:val="1a5c3e"/>
          <w:sz w:val="20"/>
          <w:szCs w:val="20"/>
          <w:rtl w:val="0"/>
        </w:rPr>
        <w:t xml:space="preserve">IProcessable</w:t>
      </w:r>
      <w:r>
        <w:rPr>
          <w:rFonts w:ascii="Arial" w:cs="Arial" w:eastAsia="Arial" w:hAnsi="Arial"/>
          <w:color w:val="4a4a4a"/>
          <w:sz w:val="22"/>
          <w:szCs w:val="22"/>
          <w:rtl w:val="0"/>
        </w:rPr>
        <w:t xml:space="preserve">. Keeping these separate means classes are never forced to implement methods they do not use, and each system's dependencies remain minimal and explicit.</w:t>
      </w:r>
      <w:r>
        <w:rPr>
          <w:rtl w:val="0"/>
        </w:rPr>
      </w:r>
    </w:p>
    <w:p w:rsidR="00000000" w:rsidDel="00000000" w:rsidP="00000000" w:rsidRDefault="00000000" w:rsidRPr="00000000" w14:paraId="00000080">
      <w:pPr>
        <w:pStyle w:val="Heading3"/>
        <w:spacing w:after="60" w:before="200" w:lineRule="auto"/>
        <w:rPr/>
      </w:pPr>
      <w:r>
        <w:rPr>
          <w:rFonts w:ascii="Arial" w:cs="Arial" w:eastAsia="Arial" w:hAnsi="Arial"/>
          <w:b w:val="1"/>
          <w:bCs w:val="1"/>
          <w:color w:val="7a7a7a"/>
          <w:sz w:val="24"/>
          <w:szCs w:val="24"/>
          <w:rtl w:val="0"/>
        </w:rPr>
        <w:t xml:space="preserve">D: Dependency Inversion</w:t>
      </w:r>
      <w:r>
        <w:rPr>
          <w:rtl w:val="0"/>
        </w:rPr>
      </w:r>
    </w:p>
    <w:p w:rsidR="00000000" w:rsidDel="00000000" w:rsidP="00000000" w:rsidRDefault="00000000" w:rsidRPr="00000000" w14:paraId="00000081">
      <w:pPr>
        <w:spacing w:after="100" w:before="60" w:lineRule="auto"/>
        <w:rPr/>
      </w:pPr>
      <w:r>
        <w:rPr>
          <w:rFonts w:ascii="Courier New" w:cs="Courier New" w:eastAsia="Courier New" w:hAnsi="Courier New"/>
          <w:b w:val="1"/>
          <w:bCs w:val="1"/>
          <w:color w:val="1a5c3e"/>
          <w:sz w:val="20"/>
          <w:szCs w:val="20"/>
          <w:rtl w:val="0"/>
        </w:rPr>
        <w:t xml:space="preserve">ChemistrySystem</w:t>
      </w:r>
      <w:r>
        <w:rPr>
          <w:rFonts w:ascii="Arial" w:cs="Arial" w:eastAsia="Arial" w:hAnsi="Arial"/>
          <w:color w:val="4a4a4a"/>
          <w:sz w:val="22"/>
          <w:szCs w:val="22"/>
          <w:rtl w:val="0"/>
        </w:rPr>
        <w:t xml:space="preserve"> depends on the </w:t>
      </w:r>
      <w:r>
        <w:rPr>
          <w:rFonts w:ascii="Courier New" w:cs="Courier New" w:eastAsia="Courier New" w:hAnsi="Courier New"/>
          <w:b w:val="1"/>
          <w:bCs w:val="1"/>
          <w:color w:val="1a5c3e"/>
          <w:sz w:val="20"/>
          <w:szCs w:val="20"/>
          <w:rtl w:val="0"/>
        </w:rPr>
        <w:t xml:space="preserve">IIngredient</w:t>
      </w:r>
      <w:r>
        <w:rPr>
          <w:rFonts w:ascii="Arial" w:cs="Arial" w:eastAsia="Arial" w:hAnsi="Arial"/>
          <w:color w:val="4a4a4a"/>
          <w:sz w:val="22"/>
          <w:szCs w:val="22"/>
          <w:rtl w:val="0"/>
        </w:rPr>
        <w:t xml:space="preserve"> abstraction, not on concrete ingredient classes. </w:t>
      </w:r>
      <w:r>
        <w:rPr>
          <w:rFonts w:ascii="Courier New" w:cs="Courier New" w:eastAsia="Courier New" w:hAnsi="Courier New"/>
          <w:b w:val="1"/>
          <w:bCs w:val="1"/>
          <w:color w:val="1a5c3e"/>
          <w:sz w:val="20"/>
          <w:szCs w:val="20"/>
          <w:rtl w:val="0"/>
        </w:rPr>
        <w:t xml:space="preserve">InventorySystem</w:t>
      </w:r>
      <w:r>
        <w:rPr>
          <w:rFonts w:ascii="Arial" w:cs="Arial" w:eastAsia="Arial" w:hAnsi="Arial"/>
          <w:color w:val="4a4a4a"/>
          <w:sz w:val="22"/>
          <w:szCs w:val="22"/>
          <w:rtl w:val="0"/>
        </w:rPr>
        <w:t xml:space="preserve"> receives an </w:t>
      </w:r>
      <w:r>
        <w:rPr>
          <w:rFonts w:ascii="Courier New" w:cs="Courier New" w:eastAsia="Courier New" w:hAnsi="Courier New"/>
          <w:b w:val="1"/>
          <w:bCs w:val="1"/>
          <w:color w:val="1a5c3e"/>
          <w:sz w:val="20"/>
          <w:szCs w:val="20"/>
          <w:rtl w:val="0"/>
        </w:rPr>
        <w:t xml:space="preserve">OutcomeResult</w:t>
      </w:r>
      <w:r>
        <w:rPr>
          <w:rFonts w:ascii="Arial" w:cs="Arial" w:eastAsia="Arial" w:hAnsi="Arial"/>
          <w:color w:val="4a4a4a"/>
          <w:sz w:val="22"/>
          <w:szCs w:val="22"/>
          <w:rtl w:val="0"/>
        </w:rPr>
        <w:t xml:space="preserve"> data object from a C# event, not a direct reference to </w:t>
      </w:r>
      <w:r>
        <w:rPr>
          <w:rFonts w:ascii="Courier New" w:cs="Courier New" w:eastAsia="Courier New" w:hAnsi="Courier New"/>
          <w:b w:val="1"/>
          <w:bCs w:val="1"/>
          <w:color w:val="1a5c3e"/>
          <w:sz w:val="20"/>
          <w:szCs w:val="20"/>
          <w:rtl w:val="0"/>
        </w:rPr>
        <w:t xml:space="preserve">ChemistrySystem</w:t>
      </w:r>
      <w:r>
        <w:rPr>
          <w:rFonts w:ascii="Arial" w:cs="Arial" w:eastAsia="Arial" w:hAnsi="Arial"/>
          <w:color w:val="4a4a4a"/>
          <w:sz w:val="22"/>
          <w:szCs w:val="22"/>
          <w:rtl w:val="0"/>
        </w:rPr>
        <w:t xml:space="preserve">. High-level systems define what they need through interfaces and events. Low-level implementations provide it. Neither side needs to know the internal structure of the other.</w:t>
      </w:r>
      <w:r>
        <w:rPr>
          <w:rtl w:val="0"/>
        </w:rPr>
      </w:r>
    </w:p>
    <w:p w:rsidR="00000000" w:rsidDel="00000000" w:rsidP="00000000" w:rsidRDefault="00000000" w:rsidRPr="00000000" w14:paraId="00000082">
      <w:pPr>
        <w:pStyle w:val="Heading1"/>
        <w:pBdr>
          <w:bottom w:color="2e7d5e" w:space="4" w:sz="6" w:val="single"/>
        </w:pBdr>
        <w:spacing w:after="120" w:before="360" w:lineRule="auto"/>
        <w:rPr/>
      </w:pPr>
      <w:r>
        <w:rPr>
          <w:rFonts w:ascii="Arial" w:cs="Arial" w:eastAsia="Arial" w:hAnsi="Arial"/>
          <w:b w:val="1"/>
          <w:bCs w:val="1"/>
          <w:color w:val="2e7d5e"/>
          <w:sz w:val="32"/>
          <w:szCs w:val="32"/>
          <w:rtl w:val="0"/>
        </w:rPr>
        <w:t xml:space="preserve">4. Design Patterns</w:t>
      </w:r>
      <w:r>
        <w:rPr>
          <w:rtl w:val="0"/>
        </w:rPr>
      </w:r>
    </w:p>
    <w:p w:rsidR="00000000" w:rsidDel="00000000" w:rsidP="00000000" w:rsidRDefault="00000000" w:rsidRPr="00000000" w14:paraId="00000083">
      <w:pPr>
        <w:pStyle w:val="Heading2"/>
        <w:spacing w:after="80" w:before="280" w:lineRule="auto"/>
        <w:rPr/>
      </w:pPr>
      <w:r>
        <w:rPr>
          <w:rFonts w:ascii="Arial" w:cs="Arial" w:eastAsia="Arial" w:hAnsi="Arial"/>
          <w:b w:val="1"/>
          <w:bCs w:val="1"/>
          <w:color w:val="4a4a4a"/>
          <w:sz w:val="26"/>
          <w:szCs w:val="26"/>
          <w:rtl w:val="0"/>
        </w:rPr>
        <w:t xml:space="preserve">4.1 Strategy Pattern: Processing</w:t>
      </w:r>
      <w:r>
        <w:rPr>
          <w:rtl w:val="0"/>
        </w:rPr>
      </w:r>
    </w:p>
    <w:p w:rsidR="00000000" w:rsidDel="00000000" w:rsidP="00000000" w:rsidRDefault="00000000" w:rsidRPr="00000000" w14:paraId="00000084">
      <w:pPr>
        <w:spacing w:after="100" w:before="60" w:lineRule="auto"/>
        <w:rPr/>
      </w:pPr>
      <w:r>
        <w:rPr>
          <w:rFonts w:ascii="Arial" w:cs="Arial" w:eastAsia="Arial" w:hAnsi="Arial"/>
          <w:color w:val="4a4a4a"/>
          <w:sz w:val="22"/>
          <w:szCs w:val="22"/>
          <w:rtl w:val="0"/>
        </w:rPr>
        <w:t xml:space="preserve">Processing is implemented using the Strategy pattern. Each ingredient category has a concrete processing strategy that implements a shared </w:t>
      </w:r>
      <w:r>
        <w:rPr>
          <w:rFonts w:ascii="Courier New" w:cs="Courier New" w:eastAsia="Courier New" w:hAnsi="Courier New"/>
          <w:b w:val="1"/>
          <w:bCs w:val="1"/>
          <w:color w:val="1a5c3e"/>
          <w:sz w:val="20"/>
          <w:szCs w:val="20"/>
          <w:rtl w:val="0"/>
        </w:rPr>
        <w:t xml:space="preserve">IProcessingStrategy</w:t>
      </w:r>
      <w:r>
        <w:rPr>
          <w:rFonts w:ascii="Arial" w:cs="Arial" w:eastAsia="Arial" w:hAnsi="Arial"/>
          <w:color w:val="4a4a4a"/>
          <w:sz w:val="22"/>
          <w:szCs w:val="22"/>
          <w:rtl w:val="0"/>
        </w:rPr>
        <w:t xml:space="preserve"> interface. The </w:t>
      </w:r>
      <w:r>
        <w:rPr>
          <w:rFonts w:ascii="Courier New" w:cs="Courier New" w:eastAsia="Courier New" w:hAnsi="Courier New"/>
          <w:b w:val="1"/>
          <w:bCs w:val="1"/>
          <w:color w:val="1a5c3e"/>
          <w:sz w:val="20"/>
          <w:szCs w:val="20"/>
          <w:rtl w:val="0"/>
        </w:rPr>
        <w:t xml:space="preserve">ProcessingSystem</w:t>
      </w:r>
      <w:r>
        <w:rPr>
          <w:rFonts w:ascii="Arial" w:cs="Arial" w:eastAsia="Arial" w:hAnsi="Arial"/>
          <w:color w:val="4a4a4a"/>
          <w:sz w:val="22"/>
          <w:szCs w:val="22"/>
          <w:rtl w:val="0"/>
        </w:rPr>
        <w:t xml:space="preserve"> selects the correct strategy at runtime based on the ingredient's type and calls </w:t>
      </w:r>
      <w:r>
        <w:rPr>
          <w:rFonts w:ascii="Courier New" w:cs="Courier New" w:eastAsia="Courier New" w:hAnsi="Courier New"/>
          <w:b w:val="1"/>
          <w:bCs w:val="1"/>
          <w:color w:val="1a5c3e"/>
          <w:sz w:val="20"/>
          <w:szCs w:val="20"/>
          <w:rtl w:val="0"/>
        </w:rPr>
        <w:t xml:space="preserve">Execute()</w:t>
      </w:r>
      <w:r>
        <w:rPr>
          <w:rFonts w:ascii="Arial" w:cs="Arial" w:eastAsia="Arial" w:hAnsi="Arial"/>
          <w:color w:val="4a4a4a"/>
          <w:sz w:val="22"/>
          <w:szCs w:val="22"/>
          <w:rtl w:val="0"/>
        </w:rPr>
        <w:t xml:space="preserve">.</w:t>
      </w:r>
      <w:r>
        <w:rPr>
          <w:rtl w:val="0"/>
        </w:rPr>
      </w:r>
    </w:p>
    <w:p w:rsidR="00000000" w:rsidDel="00000000" w:rsidP="00000000" w:rsidRDefault="00000000" w:rsidRPr="00000000" w14:paraId="00000085">
      <w:pPr>
        <w:spacing w:after="0" w:before="80" w:lineRule="auto"/>
        <w:rPr/>
      </w:pPr>
      <w:r>
        <w:rPr>
          <w:rtl w:val="0"/>
        </w:rPr>
      </w:r>
    </w:p>
    <w:tbl>
      <w:tblPr>
        <w:tblStyle w:val="Table4"/>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0"/>
        <w:gridCol w:w="2070"/>
        <w:gridCol w:w="3990"/>
        <w:tblGridChange w:id="0">
          <w:tblGrid>
            <w:gridCol w:w="3030"/>
            <w:gridCol w:w="2070"/>
            <w:gridCol w:w="399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86">
            <w:pPr>
              <w:rPr/>
            </w:pPr>
            <w:r>
              <w:rPr>
                <w:rFonts w:ascii="Arial" w:cs="Arial" w:eastAsia="Arial" w:hAnsi="Arial"/>
                <w:b w:val="1"/>
                <w:bCs w:val="1"/>
                <w:color w:val="ffffff"/>
                <w:sz w:val="20"/>
                <w:szCs w:val="20"/>
                <w:rtl w:val="0"/>
              </w:rPr>
              <w:t xml:space="preserve">Strategy</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87">
            <w:pPr>
              <w:rPr/>
            </w:pPr>
            <w:r>
              <w:rPr>
                <w:rFonts w:ascii="Arial" w:cs="Arial" w:eastAsia="Arial" w:hAnsi="Arial"/>
                <w:b w:val="1"/>
                <w:bCs w:val="1"/>
                <w:color w:val="ffffff"/>
                <w:sz w:val="20"/>
                <w:szCs w:val="20"/>
                <w:rtl w:val="0"/>
              </w:rPr>
              <w:t xml:space="preserve">Applies To</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b w:val="1"/>
                <w:bCs w:val="1"/>
                <w:color w:val="ffffff"/>
                <w:sz w:val="20"/>
                <w:szCs w:val="20"/>
                <w:rtl w:val="0"/>
              </w:rPr>
              <w:t xml:space="preserve">Behaviour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89">
            <w:pPr>
              <w:rPr/>
            </w:pPr>
            <w:r>
              <w:rPr>
                <w:rFonts w:ascii="Arial" w:cs="Arial" w:eastAsia="Arial" w:hAnsi="Arial"/>
                <w:color w:val="4a4a4a"/>
                <w:sz w:val="20"/>
                <w:szCs w:val="20"/>
                <w:rtl w:val="0"/>
              </w:rPr>
              <w:t xml:space="preserve">OrganicProcessingStrategy</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8A">
            <w:pPr>
              <w:rPr/>
            </w:pPr>
            <w:r>
              <w:rPr>
                <w:rFonts w:ascii="Arial" w:cs="Arial" w:eastAsia="Arial" w:hAnsi="Arial"/>
                <w:color w:val="4a4a4a"/>
                <w:sz w:val="20"/>
                <w:szCs w:val="20"/>
                <w:rtl w:val="0"/>
              </w:rPr>
              <w:t xml:space="preserve">Fruit, </w:t>
            </w:r>
            <w:r>
              <w:rPr>
                <w:color w:val="4a4a4a"/>
                <w:sz w:val="20"/>
                <w:szCs w:val="20"/>
                <w:rtl w:val="0"/>
              </w:rPr>
              <w:t xml:space="preserve">Herbs</w:t>
            </w:r>
            <w:r>
              <w:rPr>
                <w:rFonts w:ascii="Arial" w:cs="Arial" w:eastAsia="Arial" w:hAnsi="Arial"/>
                <w:color w:val="4a4a4a"/>
                <w:sz w:val="20"/>
                <w:szCs w:val="20"/>
                <w:rtl w:val="0"/>
              </w:rPr>
              <w:t xml:space="preserve">, Oils</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8B">
            <w:pPr>
              <w:rPr/>
            </w:pPr>
            <w:r>
              <w:rPr>
                <w:rFonts w:ascii="Arial" w:cs="Arial" w:eastAsia="Arial" w:hAnsi="Arial"/>
                <w:color w:val="4a4a4a"/>
                <w:sz w:val="20"/>
                <w:szCs w:val="20"/>
                <w:rtl w:val="0"/>
              </w:rPr>
              <w:t xml:space="preserve">Simulates washing, drying, or pressing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Pr>
                <w:rFonts w:ascii="Arial" w:cs="Arial" w:eastAsia="Arial" w:hAnsi="Arial"/>
                <w:color w:val="4a4a4a"/>
                <w:sz w:val="20"/>
                <w:szCs w:val="20"/>
                <w:rtl w:val="0"/>
              </w:rPr>
              <w:t xml:space="preserve">InorganicProcessingStrategy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Pr>
                <w:rFonts w:ascii="Arial" w:cs="Arial" w:eastAsia="Arial" w:hAnsi="Arial"/>
                <w:color w:val="4a4a4a"/>
                <w:sz w:val="20"/>
                <w:szCs w:val="20"/>
                <w:rtl w:val="0"/>
              </w:rPr>
              <w:t xml:space="preserve">Saltpeter, Crystals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Pr>
                <w:rFonts w:ascii="Arial" w:cs="Arial" w:eastAsia="Arial" w:hAnsi="Arial"/>
                <w:color w:val="4a4a4a"/>
                <w:sz w:val="20"/>
                <w:szCs w:val="20"/>
                <w:rtl w:val="0"/>
              </w:rPr>
              <w:t xml:space="preserve">Simulates refinement or grinding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8F">
            <w:pPr>
              <w:rPr/>
            </w:pPr>
            <w:r>
              <w:rPr>
                <w:rFonts w:ascii="Arial" w:cs="Arial" w:eastAsia="Arial" w:hAnsi="Arial"/>
                <w:color w:val="4a4a4a"/>
                <w:sz w:val="20"/>
                <w:szCs w:val="20"/>
                <w:rtl w:val="0"/>
              </w:rPr>
              <w:t xml:space="preserve">SolventProcessingStrategy</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90">
            <w:pPr>
              <w:rPr/>
            </w:pPr>
            <w:r>
              <w:rPr>
                <w:rFonts w:ascii="Arial" w:cs="Arial" w:eastAsia="Arial" w:hAnsi="Arial"/>
                <w:color w:val="4a4a4a"/>
                <w:sz w:val="20"/>
                <w:szCs w:val="20"/>
                <w:rtl w:val="0"/>
              </w:rPr>
              <w:t xml:space="preserve">Water</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91">
            <w:pPr>
              <w:rPr/>
            </w:pPr>
            <w:r>
              <w:rPr>
                <w:rFonts w:ascii="Arial" w:cs="Arial" w:eastAsia="Arial" w:hAnsi="Arial"/>
                <w:color w:val="4a4a4a"/>
                <w:sz w:val="20"/>
                <w:szCs w:val="20"/>
                <w:rtl w:val="0"/>
              </w:rPr>
              <w:t xml:space="preserve">Simulates boiling and filtering</w:t>
            </w:r>
            <w:r>
              <w:rPr>
                <w:rtl w:val="0"/>
              </w:rPr>
            </w:r>
          </w:p>
        </w:tc>
      </w:tr>
    </w:tbl>
    <w:p w:rsidR="00000000" w:rsidDel="00000000" w:rsidP="00000000" w:rsidRDefault="00000000" w:rsidRPr="00000000" w14:paraId="00000092">
      <w:pPr>
        <w:spacing w:after="0" w:before="80" w:lineRule="auto"/>
        <w:rPr/>
      </w:pPr>
      <w:r>
        <w:rPr>
          <w:rtl w:val="0"/>
        </w:rPr>
      </w:r>
    </w:p>
    <w:p w:rsidR="00000000" w:rsidDel="00000000" w:rsidP="00000000" w:rsidRDefault="00000000" w:rsidRPr="00000000" w14:paraId="00000093">
      <w:pPr>
        <w:spacing w:after="40" w:before="80" w:lineRule="auto"/>
        <w:rPr/>
      </w:pPr>
      <w:r>
        <w:rPr>
          <w:rFonts w:ascii="Arial" w:cs="Arial" w:eastAsia="Arial" w:hAnsi="Arial"/>
          <w:b w:val="1"/>
          <w:bCs w:val="1"/>
          <w:color w:val="2e7d5e"/>
          <w:sz w:val="22"/>
          <w:szCs w:val="22"/>
          <w:rtl w:val="0"/>
        </w:rPr>
        <w:t xml:space="preserve">Rationale</w:t>
      </w:r>
      <w:r>
        <w:rPr>
          <w:rtl w:val="0"/>
        </w:rPr>
      </w:r>
    </w:p>
    <w:p w:rsidR="00000000" w:rsidDel="00000000" w:rsidP="00000000" w:rsidRDefault="00000000" w:rsidRPr="00000000" w14:paraId="00000094">
      <w:pPr>
        <w:spacing w:after="100" w:before="60" w:lineRule="auto"/>
        <w:rPr/>
      </w:pPr>
      <w:r>
        <w:rPr>
          <w:rFonts w:ascii="Arial" w:cs="Arial" w:eastAsia="Arial" w:hAnsi="Arial"/>
          <w:color w:val="4a4a4a"/>
          <w:sz w:val="22"/>
          <w:szCs w:val="22"/>
          <w:rtl w:val="0"/>
        </w:rPr>
        <w:t xml:space="preserve">Processing behaviour varies per ingredient category but the result is always the same: a state change from raw to processed. Strategy encapsulates that variation without branching logic in the ProcessingSystem. Adding a new ingredient category means adding a new strategy, not modifying existing code.</w:t>
      </w:r>
      <w:r>
        <w:rPr>
          <w:rtl w:val="0"/>
        </w:rPr>
      </w:r>
    </w:p>
    <w:p w:rsidR="00000000" w:rsidDel="00000000" w:rsidP="00000000" w:rsidRDefault="00000000" w:rsidRPr="00000000" w14:paraId="00000095">
      <w:pPr>
        <w:spacing w:after="40" w:before="80" w:lineRule="auto"/>
        <w:rPr/>
      </w:pPr>
      <w:r>
        <w:rPr>
          <w:rFonts w:ascii="Arial" w:cs="Arial" w:eastAsia="Arial" w:hAnsi="Arial"/>
          <w:b w:val="1"/>
          <w:bCs w:val="1"/>
          <w:color w:val="2e7d5e"/>
          <w:sz w:val="22"/>
          <w:szCs w:val="22"/>
          <w:rtl w:val="0"/>
        </w:rPr>
        <w:t xml:space="preserve">Trade-off</w:t>
      </w:r>
      <w:r>
        <w:rPr>
          <w:rtl w:val="0"/>
        </w:rPr>
      </w:r>
    </w:p>
    <w:p w:rsidR="00000000" w:rsidDel="00000000" w:rsidP="00000000" w:rsidRDefault="00000000" w:rsidRPr="00000000" w14:paraId="00000096">
      <w:pPr>
        <w:spacing w:after="100" w:before="60" w:lineRule="auto"/>
        <w:rPr/>
      </w:pPr>
      <w:r>
        <w:rPr>
          <w:rFonts w:ascii="Arial" w:cs="Arial" w:eastAsia="Arial" w:hAnsi="Arial"/>
          <w:color w:val="4a4a4a"/>
          <w:sz w:val="22"/>
          <w:szCs w:val="22"/>
          <w:rtl w:val="0"/>
        </w:rPr>
        <w:t xml:space="preserve">Strategy adds a small layer of indirection. For a system with only three strategies this is low-cost. If the number of strategies grew significantly, a factory or registry would be needed to manage strategy selection cleanly.</w:t>
      </w:r>
      <w:r>
        <w:rPr>
          <w:rtl w:val="0"/>
        </w:rPr>
      </w:r>
    </w:p>
    <w:p w:rsidR="00000000" w:rsidDel="00000000" w:rsidP="00000000" w:rsidRDefault="00000000" w:rsidRPr="00000000" w14:paraId="00000097">
      <w:pPr>
        <w:pStyle w:val="Heading2"/>
        <w:spacing w:after="80" w:before="280" w:lineRule="auto"/>
        <w:rPr/>
      </w:pPr>
      <w:r>
        <w:rPr>
          <w:rFonts w:ascii="Arial" w:cs="Arial" w:eastAsia="Arial" w:hAnsi="Arial"/>
          <w:b w:val="1"/>
          <w:bCs w:val="1"/>
          <w:color w:val="4a4a4a"/>
          <w:sz w:val="26"/>
          <w:szCs w:val="26"/>
          <w:rtl w:val="0"/>
        </w:rPr>
        <w:t xml:space="preserve">4.2 ScriptableObject as Data Container</w:t>
      </w:r>
      <w:r>
        <w:rPr>
          <w:rtl w:val="0"/>
        </w:rPr>
      </w:r>
    </w:p>
    <w:p w:rsidR="00000000" w:rsidDel="00000000" w:rsidP="00000000" w:rsidRDefault="00000000" w:rsidRPr="00000000" w14:paraId="00000098">
      <w:pPr>
        <w:spacing w:after="100" w:before="60" w:lineRule="auto"/>
        <w:rPr/>
      </w:pPr>
      <w:r>
        <w:rPr>
          <w:rFonts w:ascii="Arial" w:cs="Arial" w:eastAsia="Arial" w:hAnsi="Arial"/>
          <w:color w:val="4a4a4a"/>
          <w:sz w:val="22"/>
          <w:szCs w:val="22"/>
          <w:rtl w:val="0"/>
        </w:rPr>
        <w:t xml:space="preserve">Ingredient definitions and combination rules are authored as ScriptableObjects in the Unity project. This decouples game data from game logic entirely.</w:t>
      </w:r>
      <w:r>
        <w:rPr>
          <w:rtl w:val="0"/>
        </w:rPr>
      </w:r>
    </w:p>
    <w:p w:rsidR="00000000" w:rsidDel="00000000" w:rsidP="00000000" w:rsidRDefault="00000000" w:rsidRPr="00000000" w14:paraId="00000099">
      <w:pPr>
        <w:spacing w:after="0" w:before="80" w:lineRule="auto"/>
        <w:rPr/>
      </w:pPr>
      <w:r>
        <w:rPr>
          <w:rtl w:val="0"/>
        </w:rPr>
      </w:r>
    </w:p>
    <w:tbl>
      <w:tblPr>
        <w:tblStyle w:val="Table5"/>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0"/>
        <w:gridCol w:w="3570"/>
        <w:tblGridChange w:id="0">
          <w:tblGrid>
            <w:gridCol w:w="2235"/>
            <w:gridCol w:w="2970"/>
            <w:gridCol w:w="35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1"/>
                <w:bCs w:val="1"/>
                <w:color w:val="ffffff"/>
                <w:sz w:val="20"/>
                <w:szCs w:val="20"/>
                <w:rtl w:val="0"/>
              </w:rPr>
              <w:t xml:space="preserve">ScriptableObject</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b w:val="1"/>
                <w:bCs w:val="1"/>
                <w:color w:val="ffffff"/>
                <w:sz w:val="20"/>
                <w:szCs w:val="20"/>
                <w:rtl w:val="0"/>
              </w:rPr>
              <w:t xml:space="preserve">Location</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9C">
            <w:pPr>
              <w:rPr/>
            </w:pPr>
            <w:r>
              <w:rPr>
                <w:rFonts w:ascii="Arial" w:cs="Arial" w:eastAsia="Arial" w:hAnsi="Arial"/>
                <w:b w:val="1"/>
                <w:bCs w:val="1"/>
                <w:color w:val="ffffff"/>
                <w:sz w:val="20"/>
                <w:szCs w:val="20"/>
                <w:rtl w:val="0"/>
              </w:rPr>
              <w:t xml:space="preserve">Contains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9D">
            <w:pPr>
              <w:rPr/>
            </w:pPr>
            <w:r>
              <w:rPr>
                <w:rFonts w:ascii="Arial" w:cs="Arial" w:eastAsia="Arial" w:hAnsi="Arial"/>
                <w:color w:val="4a4a4a"/>
                <w:sz w:val="20"/>
                <w:szCs w:val="20"/>
                <w:rtl w:val="0"/>
              </w:rPr>
              <w:t xml:space="preserve">IngredientData</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9E">
            <w:pPr>
              <w:rPr/>
            </w:pPr>
            <w:r>
              <w:rPr>
                <w:rFonts w:ascii="Arial" w:cs="Arial" w:eastAsia="Arial" w:hAnsi="Arial"/>
                <w:color w:val="4a4a4a"/>
                <w:sz w:val="20"/>
                <w:szCs w:val="20"/>
                <w:rtl w:val="0"/>
              </w:rPr>
              <w:t xml:space="preserve">ScriptableObjects/GameData/</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9F">
            <w:pPr>
              <w:rPr/>
            </w:pPr>
            <w:r>
              <w:rPr>
                <w:rFonts w:ascii="Arial" w:cs="Arial" w:eastAsia="Arial" w:hAnsi="Arial"/>
                <w:color w:val="4a4a4a"/>
                <w:sz w:val="20"/>
                <w:szCs w:val="20"/>
                <w:rtl w:val="0"/>
              </w:rPr>
              <w:t xml:space="preserve">Name, category (organic / inorganic / solvent), raw and processed sprite references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Pr>
                <w:rFonts w:ascii="Arial" w:cs="Arial" w:eastAsia="Arial" w:hAnsi="Arial"/>
                <w:color w:val="4a4a4a"/>
                <w:sz w:val="20"/>
                <w:szCs w:val="20"/>
                <w:rtl w:val="0"/>
              </w:rPr>
              <w:t xml:space="preserve">CombinationRuleData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color w:val="4a4a4a"/>
                <w:sz w:val="20"/>
                <w:szCs w:val="20"/>
                <w:rtl w:val="0"/>
              </w:rPr>
              <w:t xml:space="preserve">ScriptableObjects/GameData/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Pr>
                <w:rFonts w:ascii="Arial" w:cs="Arial" w:eastAsia="Arial" w:hAnsi="Arial"/>
                <w:color w:val="4a4a4a"/>
                <w:sz w:val="20"/>
                <w:szCs w:val="20"/>
                <w:rtl w:val="0"/>
              </w:rPr>
              <w:t xml:space="preserve">Ingredient references (2 or 3), outcome type (success / neutral / fail), result name</w:t>
            </w:r>
            <w:r>
              <w:rPr>
                <w:rtl w:val="0"/>
              </w:rPr>
            </w:r>
          </w:p>
        </w:tc>
      </w:tr>
    </w:tbl>
    <w:p w:rsidR="00000000" w:rsidDel="00000000" w:rsidP="00000000" w:rsidRDefault="00000000" w:rsidRPr="00000000" w14:paraId="000000A3">
      <w:pPr>
        <w:spacing w:after="0" w:before="80" w:lineRule="auto"/>
        <w:rPr/>
      </w:pPr>
      <w:r>
        <w:rPr>
          <w:rtl w:val="0"/>
        </w:rPr>
      </w:r>
    </w:p>
    <w:p w:rsidR="00000000" w:rsidDel="00000000" w:rsidP="00000000" w:rsidRDefault="00000000" w:rsidRPr="00000000" w14:paraId="000000A4">
      <w:pPr>
        <w:spacing w:after="40" w:before="80" w:lineRule="auto"/>
        <w:rPr/>
      </w:pPr>
      <w:r>
        <w:rPr>
          <w:rFonts w:ascii="Arial" w:cs="Arial" w:eastAsia="Arial" w:hAnsi="Arial"/>
          <w:b w:val="1"/>
          <w:bCs w:val="1"/>
          <w:color w:val="2e7d5e"/>
          <w:sz w:val="22"/>
          <w:szCs w:val="22"/>
          <w:rtl w:val="0"/>
        </w:rPr>
        <w:t xml:space="preserve">Rationale</w:t>
      </w:r>
      <w:r>
        <w:rPr>
          <w:rtl w:val="0"/>
        </w:rPr>
      </w:r>
    </w:p>
    <w:p w:rsidR="00000000" w:rsidDel="00000000" w:rsidP="00000000" w:rsidRDefault="00000000" w:rsidRPr="00000000" w14:paraId="000000A5">
      <w:pPr>
        <w:spacing w:after="100" w:before="60" w:lineRule="auto"/>
        <w:rPr/>
      </w:pPr>
      <w:r>
        <w:rPr>
          <w:rFonts w:ascii="Arial" w:cs="Arial" w:eastAsia="Arial" w:hAnsi="Arial"/>
          <w:color w:val="4a4a4a"/>
          <w:sz w:val="22"/>
          <w:szCs w:val="22"/>
          <w:rtl w:val="0"/>
        </w:rPr>
        <w:t xml:space="preserve">A data-driven approach means outcome rules can be authored, tested, and iterated without touching code. It also maps cleanly to the 35-combination design space: each combination is one asset rather than one branch in a switch statement.</w:t>
      </w:r>
      <w:r>
        <w:rPr>
          <w:rtl w:val="0"/>
        </w:rPr>
      </w:r>
    </w:p>
    <w:p w:rsidR="00000000" w:rsidDel="00000000" w:rsidP="00000000" w:rsidRDefault="00000000" w:rsidRPr="00000000" w14:paraId="000000A6">
      <w:pPr>
        <w:spacing w:after="40" w:before="80" w:lineRule="auto"/>
        <w:rPr/>
      </w:pPr>
      <w:r>
        <w:rPr>
          <w:rFonts w:ascii="Arial" w:cs="Arial" w:eastAsia="Arial" w:hAnsi="Arial"/>
          <w:b w:val="1"/>
          <w:bCs w:val="1"/>
          <w:color w:val="2e7d5e"/>
          <w:sz w:val="22"/>
          <w:szCs w:val="22"/>
          <w:rtl w:val="0"/>
        </w:rPr>
        <w:t xml:space="preserve">Trade-off</w:t>
      </w:r>
      <w:r>
        <w:rPr>
          <w:rtl w:val="0"/>
        </w:rPr>
      </w:r>
    </w:p>
    <w:p w:rsidR="00000000" w:rsidDel="00000000" w:rsidP="00000000" w:rsidRDefault="00000000" w:rsidRPr="00000000" w14:paraId="000000A7">
      <w:pPr>
        <w:spacing w:after="100" w:before="60" w:lineRule="auto"/>
        <w:rPr/>
      </w:pPr>
      <w:r>
        <w:rPr>
          <w:rFonts w:ascii="Arial" w:cs="Arial" w:eastAsia="Arial" w:hAnsi="Arial"/>
          <w:color w:val="4a4a4a"/>
          <w:sz w:val="22"/>
          <w:szCs w:val="22"/>
          <w:rtl w:val="0"/>
        </w:rPr>
        <w:t xml:space="preserve">ScriptableObjects are Unity-specific and not portable to other engines. They also lack built-in validation, so a combination rule referencing a non-existent ingredient will fail silently at runtime unless editor tooling is added in Assignment 3.</w:t>
      </w:r>
      <w:r>
        <w:rPr>
          <w:rtl w:val="0"/>
        </w:rPr>
      </w:r>
    </w:p>
    <w:p w:rsidR="00000000" w:rsidDel="00000000" w:rsidP="00000000" w:rsidRDefault="00000000" w:rsidRPr="00000000" w14:paraId="000000A8">
      <w:pPr>
        <w:pStyle w:val="Heading2"/>
        <w:spacing w:after="80" w:before="280" w:lineRule="auto"/>
        <w:rPr/>
      </w:pPr>
      <w:r>
        <w:rPr>
          <w:rFonts w:ascii="Arial" w:cs="Arial" w:eastAsia="Arial" w:hAnsi="Arial"/>
          <w:b w:val="1"/>
          <w:bCs w:val="1"/>
          <w:color w:val="4a4a4a"/>
          <w:sz w:val="26"/>
          <w:szCs w:val="26"/>
          <w:rtl w:val="0"/>
        </w:rPr>
        <w:t xml:space="preserve">4.3 Observer Pattern: Chemistry to Inventory</w:t>
      </w:r>
      <w:r>
        <w:rPr>
          <w:rtl w:val="0"/>
        </w:rPr>
      </w:r>
    </w:p>
    <w:p w:rsidR="00000000" w:rsidDel="00000000" w:rsidP="00000000" w:rsidRDefault="00000000" w:rsidRPr="00000000" w14:paraId="000000A9">
      <w:pPr>
        <w:spacing w:after="100" w:before="60" w:lineRule="auto"/>
        <w:rPr/>
      </w:pPr>
      <w:r>
        <w:rPr>
          <w:rFonts w:ascii="Courier New" w:cs="Courier New" w:eastAsia="Courier New" w:hAnsi="Courier New"/>
          <w:b w:val="1"/>
          <w:bCs w:val="1"/>
          <w:color w:val="1a5c3e"/>
          <w:sz w:val="20"/>
          <w:szCs w:val="20"/>
          <w:rtl w:val="0"/>
        </w:rPr>
        <w:t xml:space="preserve">ChemistrySystem</w:t>
      </w:r>
      <w:r>
        <w:rPr>
          <w:rFonts w:ascii="Arial" w:cs="Arial" w:eastAsia="Arial" w:hAnsi="Arial"/>
          <w:color w:val="4a4a4a"/>
          <w:sz w:val="22"/>
          <w:szCs w:val="22"/>
          <w:rtl w:val="0"/>
        </w:rPr>
        <w:t xml:space="preserve"> raises a C# event (</w:t>
      </w:r>
      <w:r>
        <w:rPr>
          <w:rFonts w:ascii="Courier New" w:cs="Courier New" w:eastAsia="Courier New" w:hAnsi="Courier New"/>
          <w:b w:val="1"/>
          <w:bCs w:val="1"/>
          <w:color w:val="1a5c3e"/>
          <w:sz w:val="20"/>
          <w:szCs w:val="20"/>
          <w:rtl w:val="0"/>
        </w:rPr>
        <w:t xml:space="preserve">OnCombinationResolved</w:t>
      </w:r>
      <w:r>
        <w:rPr>
          <w:rFonts w:ascii="Arial" w:cs="Arial" w:eastAsia="Arial" w:hAnsi="Arial"/>
          <w:color w:val="4a4a4a"/>
          <w:sz w:val="22"/>
          <w:szCs w:val="22"/>
          <w:rtl w:val="0"/>
        </w:rPr>
        <w:t xml:space="preserve">) carrying an </w:t>
      </w:r>
      <w:r>
        <w:rPr>
          <w:rFonts w:ascii="Courier New" w:cs="Courier New" w:eastAsia="Courier New" w:hAnsi="Courier New"/>
          <w:b w:val="1"/>
          <w:bCs w:val="1"/>
          <w:color w:val="1a5c3e"/>
          <w:sz w:val="20"/>
          <w:szCs w:val="20"/>
          <w:rtl w:val="0"/>
        </w:rPr>
        <w:t xml:space="preserve">OutcomeResult</w:t>
      </w:r>
      <w:r>
        <w:rPr>
          <w:rFonts w:ascii="Arial" w:cs="Arial" w:eastAsia="Arial" w:hAnsi="Arial"/>
          <w:color w:val="4a4a4a"/>
          <w:sz w:val="22"/>
          <w:szCs w:val="22"/>
          <w:rtl w:val="0"/>
        </w:rPr>
        <w:t xml:space="preserve"> when a combination is evaluated. </w:t>
      </w:r>
      <w:r>
        <w:rPr>
          <w:rFonts w:ascii="Courier New" w:cs="Courier New" w:eastAsia="Courier New" w:hAnsi="Courier New"/>
          <w:b w:val="1"/>
          <w:bCs w:val="1"/>
          <w:color w:val="1a5c3e"/>
          <w:sz w:val="20"/>
          <w:szCs w:val="20"/>
          <w:rtl w:val="0"/>
        </w:rPr>
        <w:t xml:space="preserve">InventorySystem</w:t>
      </w:r>
      <w:r>
        <w:rPr>
          <w:rFonts w:ascii="Arial" w:cs="Arial" w:eastAsia="Arial" w:hAnsi="Arial"/>
          <w:color w:val="4a4a4a"/>
          <w:sz w:val="22"/>
          <w:szCs w:val="22"/>
          <w:rtl w:val="0"/>
        </w:rPr>
        <w:t xml:space="preserve"> subscribes to this event and adds the result to the building inventory when the outcome is a success. The two systems hold no direct reference to each other.</w:t>
      </w:r>
      <w:r>
        <w:rPr>
          <w:rtl w:val="0"/>
        </w:rPr>
      </w:r>
    </w:p>
    <w:p w:rsidR="00000000" w:rsidDel="00000000" w:rsidP="00000000" w:rsidRDefault="00000000" w:rsidRPr="00000000" w14:paraId="000000AA">
      <w:pPr>
        <w:spacing w:after="40" w:before="80" w:lineRule="auto"/>
        <w:rPr/>
      </w:pPr>
      <w:r>
        <w:rPr>
          <w:rFonts w:ascii="Arial" w:cs="Arial" w:eastAsia="Arial" w:hAnsi="Arial"/>
          <w:b w:val="1"/>
          <w:bCs w:val="1"/>
          <w:color w:val="2e7d5e"/>
          <w:sz w:val="22"/>
          <w:szCs w:val="22"/>
          <w:rtl w:val="0"/>
        </w:rPr>
        <w:t xml:space="preserve">Rationale</w:t>
      </w:r>
      <w:r>
        <w:rPr>
          <w:rtl w:val="0"/>
        </w:rPr>
      </w:r>
    </w:p>
    <w:p w:rsidR="00000000" w:rsidDel="00000000" w:rsidP="00000000" w:rsidRDefault="00000000" w:rsidRPr="00000000" w14:paraId="000000AB">
      <w:pPr>
        <w:spacing w:after="100" w:before="60" w:lineRule="auto"/>
        <w:rPr/>
      </w:pPr>
      <w:r>
        <w:rPr>
          <w:rFonts w:ascii="Courier New" w:cs="Courier New" w:eastAsia="Courier New" w:hAnsi="Courier New"/>
          <w:b w:val="1"/>
          <w:bCs w:val="1"/>
          <w:color w:val="1a5c3e"/>
          <w:sz w:val="20"/>
          <w:szCs w:val="20"/>
          <w:rtl w:val="0"/>
        </w:rPr>
        <w:t xml:space="preserve">ChemistrySystem</w:t>
      </w:r>
      <w:r>
        <w:rPr>
          <w:rFonts w:ascii="Arial" w:cs="Arial" w:eastAsia="Arial" w:hAnsi="Arial"/>
          <w:color w:val="4a4a4a"/>
          <w:sz w:val="22"/>
          <w:szCs w:val="22"/>
          <w:rtl w:val="0"/>
        </w:rPr>
        <w:t xml:space="preserve"> does not need to know that an inventory exists. Future systems (UI feedback, audio, particle effects) can subscribe to the same event without any modification to </w:t>
      </w:r>
      <w:r>
        <w:rPr>
          <w:rFonts w:ascii="Courier New" w:cs="Courier New" w:eastAsia="Courier New" w:hAnsi="Courier New"/>
          <w:b w:val="1"/>
          <w:bCs w:val="1"/>
          <w:color w:val="1a5c3e"/>
          <w:sz w:val="20"/>
          <w:szCs w:val="20"/>
          <w:rtl w:val="0"/>
        </w:rPr>
        <w:t xml:space="preserve">ChemistrySystem</w:t>
      </w:r>
      <w:r>
        <w:rPr>
          <w:rFonts w:ascii="Arial" w:cs="Arial" w:eastAsia="Arial" w:hAnsi="Arial"/>
          <w:color w:val="4a4a4a"/>
          <w:sz w:val="22"/>
          <w:szCs w:val="22"/>
          <w:rtl w:val="0"/>
        </w:rPr>
        <w:t xml:space="preserve">.</w:t>
      </w:r>
      <w:r>
        <w:rPr>
          <w:rtl w:val="0"/>
        </w:rPr>
      </w:r>
    </w:p>
    <w:p w:rsidR="00000000" w:rsidDel="00000000" w:rsidP="00000000" w:rsidRDefault="00000000" w:rsidRPr="00000000" w14:paraId="000000AC">
      <w:pPr>
        <w:spacing w:after="40" w:before="80" w:lineRule="auto"/>
        <w:rPr/>
      </w:pPr>
      <w:r>
        <w:rPr>
          <w:rFonts w:ascii="Arial" w:cs="Arial" w:eastAsia="Arial" w:hAnsi="Arial"/>
          <w:b w:val="1"/>
          <w:bCs w:val="1"/>
          <w:color w:val="2e7d5e"/>
          <w:sz w:val="22"/>
          <w:szCs w:val="22"/>
          <w:rtl w:val="0"/>
        </w:rPr>
        <w:t xml:space="preserve">Trade-off</w:t>
      </w:r>
      <w:r>
        <w:rPr>
          <w:rtl w:val="0"/>
        </w:rPr>
      </w:r>
    </w:p>
    <w:p w:rsidR="00000000" w:rsidDel="00000000" w:rsidP="00000000" w:rsidRDefault="00000000" w:rsidRPr="00000000" w14:paraId="000000AD">
      <w:pPr>
        <w:spacing w:after="100" w:before="60" w:lineRule="auto"/>
        <w:rPr/>
      </w:pPr>
      <w:r>
        <w:rPr>
          <w:rFonts w:ascii="Arial" w:cs="Arial" w:eastAsia="Arial" w:hAnsi="Arial"/>
          <w:color w:val="4a4a4a"/>
          <w:sz w:val="22"/>
          <w:szCs w:val="22"/>
          <w:rtl w:val="0"/>
        </w:rPr>
        <w:t xml:space="preserve">Events can be difficult to trace during debugging if subscriptions are not managed carefully. Unsubscribing on object destruction is required to avoid memory leaks and phantom callbacks.</w:t>
      </w:r>
      <w:r>
        <w:rPr>
          <w:rtl w:val="0"/>
        </w:rPr>
      </w:r>
    </w:p>
    <w:p w:rsidR="00000000" w:rsidDel="00000000" w:rsidP="00000000" w:rsidRDefault="00000000" w:rsidRPr="00000000" w14:paraId="000000AE">
      <w:pPr>
        <w:pStyle w:val="Heading1"/>
        <w:pBdr>
          <w:bottom w:color="2e7d5e" w:space="4" w:sz="6" w:val="single"/>
        </w:pBdr>
        <w:spacing w:after="120" w:before="360" w:lineRule="auto"/>
        <w:rPr/>
      </w:pPr>
      <w:r>
        <w:rPr>
          <w:rFonts w:ascii="Arial" w:cs="Arial" w:eastAsia="Arial" w:hAnsi="Arial"/>
          <w:b w:val="1"/>
          <w:bCs w:val="1"/>
          <w:color w:val="2e7d5e"/>
          <w:sz w:val="32"/>
          <w:szCs w:val="32"/>
          <w:rtl w:val="0"/>
        </w:rPr>
        <w:t xml:space="preserve">5. Module Boundaries and Data Flow</w:t>
      </w:r>
      <w:r>
        <w:rPr>
          <w:rtl w:val="0"/>
        </w:rPr>
      </w:r>
    </w:p>
    <w:p w:rsidR="00000000" w:rsidDel="00000000" w:rsidP="00000000" w:rsidRDefault="00000000" w:rsidRPr="00000000" w14:paraId="000000AF">
      <w:pPr>
        <w:pStyle w:val="Heading2"/>
        <w:spacing w:after="80" w:before="280" w:lineRule="auto"/>
        <w:rPr/>
      </w:pPr>
      <w:r>
        <w:rPr>
          <w:rFonts w:ascii="Arial" w:cs="Arial" w:eastAsia="Arial" w:hAnsi="Arial"/>
          <w:b w:val="1"/>
          <w:bCs w:val="1"/>
          <w:color w:val="4a4a4a"/>
          <w:sz w:val="26"/>
          <w:szCs w:val="26"/>
          <w:rtl w:val="0"/>
        </w:rPr>
        <w:t xml:space="preserve">5.1 Interfaces</w:t>
      </w:r>
      <w:r>
        <w:rPr>
          <w:rtl w:val="0"/>
        </w:rPr>
      </w:r>
    </w:p>
    <w:p w:rsidR="00000000" w:rsidDel="00000000" w:rsidP="00000000" w:rsidRDefault="00000000" w:rsidRPr="00000000" w14:paraId="000000B0">
      <w:pPr>
        <w:spacing w:after="0" w:before="80" w:lineRule="auto"/>
        <w:rPr/>
      </w:pPr>
      <w:r>
        <w:rPr>
          <w:rtl w:val="0"/>
        </w:rPr>
      </w:r>
    </w:p>
    <w:tbl>
      <w:tblPr>
        <w:tblStyle w:val="Table6"/>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5"/>
        <w:gridCol w:w="5355"/>
        <w:gridCol w:w="1800"/>
        <w:tblGridChange w:id="0">
          <w:tblGrid>
            <w:gridCol w:w="2655"/>
            <w:gridCol w:w="5355"/>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B1">
            <w:pPr>
              <w:rPr/>
            </w:pPr>
            <w:r>
              <w:rPr>
                <w:rFonts w:ascii="Arial" w:cs="Arial" w:eastAsia="Arial" w:hAnsi="Arial"/>
                <w:b w:val="1"/>
                <w:bCs w:val="1"/>
                <w:color w:val="ffffff"/>
                <w:sz w:val="20"/>
                <w:szCs w:val="20"/>
                <w:rtl w:val="0"/>
              </w:rPr>
              <w:t xml:space="preserve">Interface</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B2">
            <w:pPr>
              <w:rPr/>
            </w:pPr>
            <w:r>
              <w:rPr>
                <w:rFonts w:ascii="Arial" w:cs="Arial" w:eastAsia="Arial" w:hAnsi="Arial"/>
                <w:b w:val="1"/>
                <w:bCs w:val="1"/>
                <w:color w:val="ffffff"/>
                <w:sz w:val="20"/>
                <w:szCs w:val="20"/>
                <w:rtl w:val="0"/>
              </w:rPr>
              <w:t xml:space="preserve">Methods</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B3">
            <w:pPr>
              <w:rPr/>
            </w:pPr>
            <w:r>
              <w:rPr>
                <w:rFonts w:ascii="Arial" w:cs="Arial" w:eastAsia="Arial" w:hAnsi="Arial"/>
                <w:b w:val="1"/>
                <w:bCs w:val="1"/>
                <w:color w:val="ffffff"/>
                <w:sz w:val="20"/>
                <w:szCs w:val="20"/>
                <w:rtl w:val="0"/>
              </w:rPr>
              <w:t xml:space="preserve">Implemented By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B4">
            <w:pPr>
              <w:rPr/>
            </w:pPr>
            <w:r>
              <w:rPr>
                <w:rFonts w:ascii="Courier New" w:cs="Courier New" w:eastAsia="Courier New" w:hAnsi="Courier New"/>
                <w:b w:val="1"/>
                <w:bCs w:val="1"/>
                <w:color w:val="1a5c3e"/>
                <w:sz w:val="20"/>
                <w:szCs w:val="20"/>
                <w:rtl w:val="0"/>
              </w:rPr>
              <w:t xml:space="preserve">IIngredient</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B5">
            <w:pPr>
              <w:rPr/>
            </w:pPr>
            <w:r>
              <w:rPr>
                <w:rFonts w:ascii="Courier New" w:cs="Courier New" w:eastAsia="Courier New" w:hAnsi="Courier New"/>
                <w:b w:val="1"/>
                <w:bCs w:val="1"/>
                <w:color w:val="1a5c3e"/>
                <w:sz w:val="20"/>
                <w:szCs w:val="20"/>
                <w:rtl w:val="0"/>
              </w:rPr>
              <w:t xml:space="preserve">IngredientData GetData()</w:t>
            </w:r>
            <w:r>
              <w:rPr>
                <w:rFonts w:ascii="Arial" w:cs="Arial" w:eastAsia="Arial" w:hAnsi="Arial"/>
                <w:color w:val="4a4a4a"/>
                <w:sz w:val="22"/>
                <w:szCs w:val="22"/>
                <w:rtl w:val="0"/>
              </w:rPr>
              <w:t xml:space="preserve">,  </w:t>
            </w:r>
            <w:r>
              <w:rPr>
                <w:rFonts w:ascii="Courier New" w:cs="Courier New" w:eastAsia="Courier New" w:hAnsi="Courier New"/>
                <w:b w:val="1"/>
                <w:bCs w:val="1"/>
                <w:color w:val="1a5c3e"/>
                <w:sz w:val="20"/>
                <w:szCs w:val="20"/>
                <w:rtl w:val="0"/>
              </w:rPr>
              <w:t xml:space="preserve">bool IsProcessed()</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B6">
            <w:pPr>
              <w:rPr/>
            </w:pPr>
            <w:r>
              <w:rPr>
                <w:rFonts w:ascii="Arial" w:cs="Arial" w:eastAsia="Arial" w:hAnsi="Arial"/>
                <w:color w:val="4a4a4a"/>
                <w:sz w:val="20"/>
                <w:szCs w:val="20"/>
                <w:rtl w:val="0"/>
              </w:rPr>
              <w:t xml:space="preserve">All ingredient MonoBehaviours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Pr>
                <w:rFonts w:ascii="Courier New" w:cs="Courier New" w:eastAsia="Courier New" w:hAnsi="Courier New"/>
                <w:b w:val="1"/>
                <w:bCs w:val="1"/>
                <w:color w:val="1a5c3e"/>
                <w:sz w:val="20"/>
                <w:szCs w:val="20"/>
                <w:rtl w:val="0"/>
              </w:rPr>
              <w:t xml:space="preserve">IProcessable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Pr>
                <w:rFonts w:ascii="Courier New" w:cs="Courier New" w:eastAsia="Courier New" w:hAnsi="Courier New"/>
                <w:b w:val="1"/>
                <w:bCs w:val="1"/>
                <w:color w:val="1a5c3e"/>
                <w:sz w:val="20"/>
                <w:szCs w:val="20"/>
                <w:rtl w:val="0"/>
              </w:rPr>
              <w:t xml:space="preserve">void Process()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Pr>
                <w:rFonts w:ascii="Arial" w:cs="Arial" w:eastAsia="Arial" w:hAnsi="Arial"/>
                <w:color w:val="4a4a4a"/>
                <w:sz w:val="20"/>
                <w:szCs w:val="20"/>
                <w:rtl w:val="0"/>
              </w:rPr>
              <w:t xml:space="preserve">All ingredient MonoBehaviours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BA">
            <w:pPr>
              <w:rPr/>
            </w:pPr>
            <w:r>
              <w:rPr>
                <w:rFonts w:ascii="Courier New" w:cs="Courier New" w:eastAsia="Courier New" w:hAnsi="Courier New"/>
                <w:b w:val="1"/>
                <w:bCs w:val="1"/>
                <w:color w:val="1a5c3e"/>
                <w:sz w:val="20"/>
                <w:szCs w:val="20"/>
                <w:rtl w:val="0"/>
              </w:rPr>
              <w:t xml:space="preserve">IProcessingStrategy</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BB">
            <w:pPr>
              <w:rPr/>
            </w:pPr>
            <w:r>
              <w:rPr>
                <w:rFonts w:ascii="Courier New" w:cs="Courier New" w:eastAsia="Courier New" w:hAnsi="Courier New"/>
                <w:b w:val="1"/>
                <w:bCs w:val="1"/>
                <w:color w:val="1a5c3e"/>
                <w:sz w:val="20"/>
                <w:szCs w:val="20"/>
                <w:rtl w:val="0"/>
              </w:rPr>
              <w:t xml:space="preserve">void Execute(IProcessable target)</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BC">
            <w:pPr>
              <w:rPr/>
            </w:pPr>
            <w:r>
              <w:rPr>
                <w:rFonts w:ascii="Arial" w:cs="Arial" w:eastAsia="Arial" w:hAnsi="Arial"/>
                <w:color w:val="4a4a4a"/>
                <w:sz w:val="20"/>
                <w:szCs w:val="20"/>
                <w:rtl w:val="0"/>
              </w:rPr>
              <w:t xml:space="preserve">Organic, Inorganic, Solvent strategies</w:t>
            </w:r>
            <w:r>
              <w:rPr>
                <w:rtl w:val="0"/>
              </w:rPr>
            </w:r>
          </w:p>
        </w:tc>
      </w:tr>
    </w:tbl>
    <w:p w:rsidR="00000000" w:rsidDel="00000000" w:rsidP="00000000" w:rsidRDefault="00000000" w:rsidRPr="00000000" w14:paraId="000000BD">
      <w:pPr>
        <w:spacing w:after="0" w:before="80" w:lineRule="auto"/>
        <w:rPr/>
      </w:pPr>
      <w:r>
        <w:rPr>
          <w:rtl w:val="0"/>
        </w:rPr>
      </w:r>
    </w:p>
    <w:p w:rsidR="00000000" w:rsidDel="00000000" w:rsidP="00000000" w:rsidRDefault="00000000" w:rsidRPr="00000000" w14:paraId="000000BE">
      <w:pPr>
        <w:pStyle w:val="Heading2"/>
        <w:spacing w:after="80" w:before="280" w:lineRule="auto"/>
        <w:rPr/>
      </w:pPr>
      <w:r>
        <w:rPr>
          <w:rFonts w:ascii="Arial" w:cs="Arial" w:eastAsia="Arial" w:hAnsi="Arial"/>
          <w:b w:val="1"/>
          <w:bCs w:val="1"/>
          <w:color w:val="4a4a4a"/>
          <w:sz w:val="26"/>
          <w:szCs w:val="26"/>
          <w:rtl w:val="0"/>
        </w:rPr>
        <w:t xml:space="preserve">5.2 Events</w:t>
      </w:r>
      <w:r>
        <w:rPr>
          <w:rtl w:val="0"/>
        </w:rPr>
      </w:r>
    </w:p>
    <w:p w:rsidR="00000000" w:rsidDel="00000000" w:rsidP="00000000" w:rsidRDefault="00000000" w:rsidRPr="00000000" w14:paraId="000000BF">
      <w:pPr>
        <w:spacing w:after="0" w:before="80" w:lineRule="auto"/>
        <w:rPr/>
      </w:pPr>
      <w:r>
        <w:rPr>
          <w:rtl w:val="0"/>
        </w:rPr>
      </w:r>
    </w:p>
    <w:tbl>
      <w:tblPr>
        <w:tblStyle w:val="Table7"/>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1965"/>
        <w:gridCol w:w="2280"/>
        <w:gridCol w:w="1860"/>
        <w:tblGridChange w:id="0">
          <w:tblGrid>
            <w:gridCol w:w="2835"/>
            <w:gridCol w:w="1965"/>
            <w:gridCol w:w="2280"/>
            <w:gridCol w:w="1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C0">
            <w:pPr>
              <w:rPr/>
            </w:pPr>
            <w:r>
              <w:rPr>
                <w:rFonts w:ascii="Arial" w:cs="Arial" w:eastAsia="Arial" w:hAnsi="Arial"/>
                <w:b w:val="1"/>
                <w:bCs w:val="1"/>
                <w:color w:val="ffffff"/>
                <w:sz w:val="20"/>
                <w:szCs w:val="20"/>
                <w:rtl w:val="0"/>
              </w:rPr>
              <w:t xml:space="preserve">Event</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C1">
            <w:pPr>
              <w:rPr/>
            </w:pPr>
            <w:r>
              <w:rPr>
                <w:rFonts w:ascii="Arial" w:cs="Arial" w:eastAsia="Arial" w:hAnsi="Arial"/>
                <w:b w:val="1"/>
                <w:bCs w:val="1"/>
                <w:color w:val="ffffff"/>
                <w:sz w:val="20"/>
                <w:szCs w:val="20"/>
                <w:rtl w:val="0"/>
              </w:rPr>
              <w:t xml:space="preserve">Raised By</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C2">
            <w:pPr>
              <w:rPr/>
            </w:pPr>
            <w:r>
              <w:rPr>
                <w:rFonts w:ascii="Arial" w:cs="Arial" w:eastAsia="Arial" w:hAnsi="Arial"/>
                <w:b w:val="1"/>
                <w:bCs w:val="1"/>
                <w:color w:val="ffffff"/>
                <w:sz w:val="20"/>
                <w:szCs w:val="20"/>
                <w:rtl w:val="0"/>
              </w:rPr>
              <w:t xml:space="preserve">Payload</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C3">
            <w:pPr>
              <w:rPr/>
            </w:pPr>
            <w:r>
              <w:rPr>
                <w:rFonts w:ascii="Arial" w:cs="Arial" w:eastAsia="Arial" w:hAnsi="Arial"/>
                <w:b w:val="1"/>
                <w:bCs w:val="1"/>
                <w:color w:val="ffffff"/>
                <w:sz w:val="20"/>
                <w:szCs w:val="20"/>
                <w:rtl w:val="0"/>
              </w:rPr>
              <w:t xml:space="preserve">Consumed By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C4">
            <w:pPr>
              <w:rPr/>
            </w:pPr>
            <w:r>
              <w:rPr>
                <w:rFonts w:ascii="Courier New" w:cs="Courier New" w:eastAsia="Courier New" w:hAnsi="Courier New"/>
                <w:b w:val="1"/>
                <w:bCs w:val="1"/>
                <w:color w:val="1a5c3e"/>
                <w:sz w:val="20"/>
                <w:szCs w:val="20"/>
                <w:rtl w:val="0"/>
              </w:rPr>
              <w:t xml:space="preserve">OnCombinationResolved</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C5">
            <w:pPr>
              <w:rPr/>
            </w:pPr>
            <w:r>
              <w:rPr>
                <w:rFonts w:ascii="Arial" w:cs="Arial" w:eastAsia="Arial" w:hAnsi="Arial"/>
                <w:color w:val="4a4a4a"/>
                <w:sz w:val="20"/>
                <w:szCs w:val="20"/>
                <w:rtl w:val="0"/>
              </w:rPr>
              <w:t xml:space="preserve">ChemistrySystem</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C6">
            <w:pPr>
              <w:rPr/>
            </w:pPr>
            <w:r>
              <w:rPr>
                <w:rFonts w:ascii="Courier New" w:cs="Courier New" w:eastAsia="Courier New" w:hAnsi="Courier New"/>
                <w:b w:val="1"/>
                <w:bCs w:val="1"/>
                <w:color w:val="1a5c3e"/>
                <w:sz w:val="20"/>
                <w:szCs w:val="20"/>
                <w:rtl w:val="0"/>
              </w:rPr>
              <w:t xml:space="preserve">OutcomeResult</w:t>
            </w:r>
            <w:r>
              <w:rPr>
                <w:rFonts w:ascii="Arial" w:cs="Arial" w:eastAsia="Arial" w:hAnsi="Arial"/>
                <w:color w:val="4a4a4a"/>
                <w:sz w:val="22"/>
                <w:szCs w:val="22"/>
                <w:rtl w:val="0"/>
              </w:rPr>
              <w:t xml:space="preserve"> (type, result name)</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C7">
            <w:pPr>
              <w:rPr/>
            </w:pPr>
            <w:r>
              <w:rPr>
                <w:rFonts w:ascii="Arial" w:cs="Arial" w:eastAsia="Arial" w:hAnsi="Arial"/>
                <w:color w:val="4a4a4a"/>
                <w:sz w:val="20"/>
                <w:szCs w:val="20"/>
                <w:rtl w:val="0"/>
              </w:rPr>
              <w:t xml:space="preserve">InventorySystem, UI (future)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Pr>
                <w:rFonts w:ascii="Courier New" w:cs="Courier New" w:eastAsia="Courier New" w:hAnsi="Courier New"/>
                <w:b w:val="1"/>
                <w:bCs w:val="1"/>
                <w:color w:val="1a5c3e"/>
                <w:sz w:val="20"/>
                <w:szCs w:val="20"/>
                <w:rtl w:val="0"/>
              </w:rPr>
              <w:t xml:space="preserve">OnIngredientProcessed</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Pr>
                <w:rFonts w:ascii="Arial" w:cs="Arial" w:eastAsia="Arial" w:hAnsi="Arial"/>
                <w:color w:val="4a4a4a"/>
                <w:sz w:val="20"/>
                <w:szCs w:val="20"/>
                <w:rtl w:val="0"/>
              </w:rPr>
              <w:t xml:space="preserve">ProcessingSystem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Pr>
                <w:rFonts w:ascii="Courier New" w:cs="Courier New" w:eastAsia="Courier New" w:hAnsi="Courier New"/>
                <w:b w:val="1"/>
                <w:bCs w:val="1"/>
                <w:color w:val="1a5c3e"/>
                <w:sz w:val="20"/>
                <w:szCs w:val="20"/>
                <w:rtl w:val="0"/>
              </w:rPr>
              <w:t xml:space="preserve">IIngredient</w:t>
            </w:r>
            <w:r>
              <w:rPr>
                <w:rFonts w:ascii="Arial" w:cs="Arial" w:eastAsia="Arial" w:hAnsi="Arial"/>
                <w:color w:val="4a4a4a"/>
                <w:sz w:val="22"/>
                <w:szCs w:val="22"/>
                <w:rtl w:val="0"/>
              </w:rPr>
              <w:t xml:space="preserve"> reference</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Pr>
                <w:rFonts w:ascii="Arial" w:cs="Arial" w:eastAsia="Arial" w:hAnsi="Arial"/>
                <w:color w:val="4a4a4a"/>
                <w:sz w:val="20"/>
                <w:szCs w:val="20"/>
                <w:rtl w:val="0"/>
              </w:rPr>
              <w:t xml:space="preserve">UI feedback (future)</w:t>
            </w:r>
            <w:r>
              <w:rPr>
                <w:rtl w:val="0"/>
              </w:rPr>
            </w:r>
          </w:p>
        </w:tc>
      </w:tr>
    </w:tbl>
    <w:p w:rsidR="00000000" w:rsidDel="00000000" w:rsidP="00000000" w:rsidRDefault="00000000" w:rsidRPr="00000000" w14:paraId="000000CC">
      <w:pPr>
        <w:spacing w:after="0" w:before="80" w:lineRule="auto"/>
        <w:rPr/>
      </w:pPr>
      <w:r>
        <w:rPr>
          <w:rtl w:val="0"/>
        </w:rPr>
      </w:r>
    </w:p>
    <w:p w:rsidR="00000000" w:rsidDel="00000000" w:rsidP="00000000" w:rsidRDefault="00000000" w:rsidRPr="00000000" w14:paraId="000000CD">
      <w:pPr>
        <w:pStyle w:val="Heading2"/>
        <w:spacing w:after="80" w:before="280" w:lineRule="auto"/>
        <w:rPr/>
      </w:pPr>
      <w:r>
        <w:rPr>
          <w:rFonts w:ascii="Arial" w:cs="Arial" w:eastAsia="Arial" w:hAnsi="Arial"/>
          <w:b w:val="1"/>
          <w:bCs w:val="1"/>
          <w:color w:val="4a4a4a"/>
          <w:sz w:val="26"/>
          <w:szCs w:val="26"/>
          <w:rtl w:val="0"/>
        </w:rPr>
        <w:t xml:space="preserve">5.3 Data Flow Summary</w:t>
      </w:r>
      <w:r>
        <w:rPr>
          <w:rtl w:val="0"/>
        </w:rPr>
      </w:r>
    </w:p>
    <w:p w:rsidR="00000000" w:rsidDel="00000000" w:rsidP="00000000" w:rsidRDefault="00000000" w:rsidRPr="00000000" w14:paraId="000000CE">
      <w:pPr>
        <w:spacing w:after="100" w:before="60" w:lineRule="auto"/>
        <w:rPr/>
      </w:pPr>
      <w:r>
        <w:rPr>
          <w:rFonts w:ascii="Arial" w:cs="Arial" w:eastAsia="Arial" w:hAnsi="Arial"/>
          <w:color w:val="4a4a4a"/>
          <w:sz w:val="22"/>
          <w:szCs w:val="22"/>
          <w:rtl w:val="0"/>
        </w:rPr>
        <w:t xml:space="preserve">The player selects an ingredient and triggers processing. </w:t>
      </w:r>
      <w:r>
        <w:rPr>
          <w:rFonts w:ascii="Courier New" w:cs="Courier New" w:eastAsia="Courier New" w:hAnsi="Courier New"/>
          <w:b w:val="1"/>
          <w:bCs w:val="1"/>
          <w:color w:val="1a5c3e"/>
          <w:sz w:val="20"/>
          <w:szCs w:val="20"/>
          <w:rtl w:val="0"/>
        </w:rPr>
        <w:t xml:space="preserve">ProcessingSystem</w:t>
      </w:r>
      <w:r>
        <w:rPr>
          <w:rFonts w:ascii="Arial" w:cs="Arial" w:eastAsia="Arial" w:hAnsi="Arial"/>
          <w:color w:val="4a4a4a"/>
          <w:sz w:val="22"/>
          <w:szCs w:val="22"/>
          <w:rtl w:val="0"/>
        </w:rPr>
        <w:t xml:space="preserve"> selects the correct strategy and transitions the ingredient state to processed. The player selects 2 to 3 processed ingredients and triggers a combination. </w:t>
      </w:r>
      <w:r>
        <w:rPr>
          <w:rFonts w:ascii="Courier New" w:cs="Courier New" w:eastAsia="Courier New" w:hAnsi="Courier New"/>
          <w:b w:val="1"/>
          <w:bCs w:val="1"/>
          <w:color w:val="1a5c3e"/>
          <w:sz w:val="20"/>
          <w:szCs w:val="20"/>
          <w:rtl w:val="0"/>
        </w:rPr>
        <w:t xml:space="preserve">ChemistrySystem</w:t>
      </w:r>
      <w:r>
        <w:rPr>
          <w:rFonts w:ascii="Arial" w:cs="Arial" w:eastAsia="Arial" w:hAnsi="Arial"/>
          <w:color w:val="4a4a4a"/>
          <w:sz w:val="22"/>
          <w:szCs w:val="22"/>
          <w:rtl w:val="0"/>
        </w:rPr>
        <w:t xml:space="preserve"> checks that all ingredients are processed, looks up the matching </w:t>
      </w:r>
      <w:r>
        <w:rPr>
          <w:rFonts w:ascii="Courier New" w:cs="Courier New" w:eastAsia="Courier New" w:hAnsi="Courier New"/>
          <w:b w:val="1"/>
          <w:bCs w:val="1"/>
          <w:color w:val="1a5c3e"/>
          <w:sz w:val="20"/>
          <w:szCs w:val="20"/>
          <w:rtl w:val="0"/>
        </w:rPr>
        <w:t xml:space="preserve">CombinationRuleData</w:t>
      </w:r>
      <w:r>
        <w:rPr>
          <w:rFonts w:ascii="Arial" w:cs="Arial" w:eastAsia="Arial" w:hAnsi="Arial"/>
          <w:color w:val="4a4a4a"/>
          <w:sz w:val="22"/>
          <w:szCs w:val="22"/>
          <w:rtl w:val="0"/>
        </w:rPr>
        <w:t xml:space="preserve"> ScriptableObject, evaluates the outcome, and raises </w:t>
      </w:r>
      <w:r>
        <w:rPr>
          <w:rFonts w:ascii="Courier New" w:cs="Courier New" w:eastAsia="Courier New" w:hAnsi="Courier New"/>
          <w:b w:val="1"/>
          <w:bCs w:val="1"/>
          <w:color w:val="1a5c3e"/>
          <w:sz w:val="20"/>
          <w:szCs w:val="20"/>
          <w:rtl w:val="0"/>
        </w:rPr>
        <w:t xml:space="preserve">OnCombinationResolved</w:t>
      </w:r>
      <w:r>
        <w:rPr>
          <w:rFonts w:ascii="Arial" w:cs="Arial" w:eastAsia="Arial" w:hAnsi="Arial"/>
          <w:color w:val="4a4a4a"/>
          <w:sz w:val="22"/>
          <w:szCs w:val="22"/>
          <w:rtl w:val="0"/>
        </w:rPr>
        <w:t xml:space="preserve">. </w:t>
      </w:r>
      <w:r>
        <w:rPr>
          <w:rFonts w:ascii="Courier New" w:cs="Courier New" w:eastAsia="Courier New" w:hAnsi="Courier New"/>
          <w:b w:val="1"/>
          <w:bCs w:val="1"/>
          <w:color w:val="1a5c3e"/>
          <w:sz w:val="20"/>
          <w:szCs w:val="20"/>
          <w:rtl w:val="0"/>
        </w:rPr>
        <w:t xml:space="preserve">InventorySystem</w:t>
      </w:r>
      <w:r>
        <w:rPr>
          <w:rFonts w:ascii="Arial" w:cs="Arial" w:eastAsia="Arial" w:hAnsi="Arial"/>
          <w:color w:val="4a4a4a"/>
          <w:sz w:val="22"/>
          <w:szCs w:val="22"/>
          <w:rtl w:val="0"/>
        </w:rPr>
        <w:t xml:space="preserve"> receives the event and stores the result if the outcome is a success. </w:t>
      </w:r>
      <w:r>
        <w:rPr>
          <w:rFonts w:ascii="Courier New" w:cs="Courier New" w:eastAsia="Courier New" w:hAnsi="Courier New"/>
          <w:b w:val="1"/>
          <w:bCs w:val="1"/>
          <w:color w:val="1a5c3e"/>
          <w:sz w:val="20"/>
          <w:szCs w:val="20"/>
          <w:rtl w:val="0"/>
        </w:rPr>
        <w:t xml:space="preserve">CleaningSystem</w:t>
      </w:r>
      <w:r>
        <w:rPr>
          <w:rFonts w:ascii="Arial" w:cs="Arial" w:eastAsia="Arial" w:hAnsi="Arial"/>
          <w:color w:val="4a4a4a"/>
          <w:sz w:val="22"/>
          <w:szCs w:val="22"/>
          <w:rtl w:val="0"/>
        </w:rPr>
        <w:t xml:space="preserve"> receives the event and clears the mess state if the outcome is neutral or fail.</w:t>
      </w:r>
      <w:r>
        <w:rPr>
          <w:rtl w:val="0"/>
        </w:rPr>
      </w:r>
    </w:p>
    <w:p w:rsidR="00000000" w:rsidDel="00000000" w:rsidP="00000000" w:rsidRDefault="00000000" w:rsidRPr="00000000" w14:paraId="000000CF">
      <w:pPr>
        <w:pStyle w:val="Heading2"/>
        <w:spacing w:after="80" w:before="280" w:lineRule="auto"/>
        <w:rPr/>
      </w:pPr>
      <w:r>
        <w:rPr>
          <w:rFonts w:ascii="Arial" w:cs="Arial" w:eastAsia="Arial" w:hAnsi="Arial"/>
          <w:b w:val="1"/>
          <w:bCs w:val="1"/>
          <w:color w:val="4a4a4a"/>
          <w:sz w:val="26"/>
          <w:szCs w:val="26"/>
          <w:rtl w:val="0"/>
        </w:rPr>
        <w:t xml:space="preserve">5.4 Project Structure</w:t>
      </w:r>
      <w:r>
        <w:rPr>
          <w:rtl w:val="0"/>
        </w:rPr>
      </w:r>
    </w:p>
    <w:p w:rsidR="00000000" w:rsidDel="00000000" w:rsidP="00000000" w:rsidRDefault="00000000" w:rsidRPr="00000000" w14:paraId="000000D0">
      <w:pPr>
        <w:spacing w:after="100" w:before="60" w:lineRule="auto"/>
        <w:rPr/>
      </w:pPr>
      <w:r>
        <w:rPr>
          <w:rFonts w:ascii="Arial" w:cs="Arial" w:eastAsia="Arial" w:hAnsi="Arial"/>
          <w:color w:val="4a4a4a"/>
          <w:sz w:val="22"/>
          <w:szCs w:val="22"/>
          <w:rtl w:val="0"/>
        </w:rPr>
        <w:t xml:space="preserve">Code is mapped to the starter project structure as follows:</w:t>
      </w:r>
      <w:r>
        <w:rPr>
          <w:rtl w:val="0"/>
        </w:rPr>
      </w:r>
    </w:p>
    <w:p w:rsidR="00000000" w:rsidDel="00000000" w:rsidP="00000000" w:rsidRDefault="00000000" w:rsidRPr="00000000" w14:paraId="000000D1">
      <w:pPr>
        <w:spacing w:after="0" w:before="80" w:lineRule="auto"/>
        <w:rPr/>
      </w:pPr>
      <w:r>
        <w:rPr>
          <w:rtl w:val="0"/>
        </w:rPr>
      </w:r>
    </w:p>
    <w:tbl>
      <w:tblPr>
        <w:tblStyle w:val="Table8"/>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0"/>
        <w:gridCol w:w="6945"/>
        <w:tblGridChange w:id="0">
          <w:tblGrid>
            <w:gridCol w:w="2910"/>
            <w:gridCol w:w="694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D2">
            <w:pPr>
              <w:rPr/>
            </w:pPr>
            <w:r>
              <w:rPr>
                <w:rFonts w:ascii="Arial" w:cs="Arial" w:eastAsia="Arial" w:hAnsi="Arial"/>
                <w:b w:val="1"/>
                <w:bCs w:val="1"/>
                <w:color w:val="ffffff"/>
                <w:sz w:val="20"/>
                <w:szCs w:val="20"/>
                <w:rtl w:val="0"/>
              </w:rPr>
              <w:t xml:space="preserve">Folder</w:t>
            </w:r>
            <w:r>
              <w:rPr>
                <w:rtl w:val="0"/>
              </w:rPr>
            </w:r>
          </w:p>
        </w:tc>
        <w:tc>
          <w:tcPr>
            <w:tcBorders>
              <w:top w:color="cccccc" w:space="0" w:sz="4" w:val="single"/>
              <w:left w:color="cccccc" w:space="0" w:sz="4" w:val="single"/>
              <w:bottom w:color="cccccc" w:space="0" w:sz="4" w:val="single"/>
              <w:right w:color="cccccc" w:space="0" w:sz="4" w:val="single"/>
            </w:tcBorders>
            <w:shd w:fill="2e7d5e" w:val="clear"/>
            <w:tcMar>
              <w:top w:w="80.0" w:type="dxa"/>
              <w:left w:w="120.0" w:type="dxa"/>
              <w:bottom w:w="80.0" w:type="dxa"/>
              <w:right w:w="120.0" w:type="dxa"/>
            </w:tcMar>
          </w:tcPr>
          <w:p w:rsidR="00000000" w:rsidDel="00000000" w:rsidP="00000000" w:rsidRDefault="00000000" w:rsidRPr="00000000" w14:paraId="000000D3">
            <w:pPr>
              <w:rPr/>
            </w:pPr>
            <w:r>
              <w:rPr>
                <w:rFonts w:ascii="Arial" w:cs="Arial" w:eastAsia="Arial" w:hAnsi="Arial"/>
                <w:b w:val="1"/>
                <w:bCs w:val="1"/>
                <w:color w:val="ffffff"/>
                <w:sz w:val="20"/>
                <w:szCs w:val="20"/>
                <w:rtl w:val="0"/>
              </w:rPr>
              <w:t xml:space="preserve">Contents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D4">
            <w:pPr>
              <w:rPr/>
            </w:pPr>
            <w:r>
              <w:rPr>
                <w:rFonts w:ascii="Arial" w:cs="Arial" w:eastAsia="Arial" w:hAnsi="Arial"/>
                <w:color w:val="4a4a4a"/>
                <w:sz w:val="20"/>
                <w:szCs w:val="20"/>
                <w:rtl w:val="0"/>
              </w:rPr>
              <w:t xml:space="preserve">Code/Core/</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D5">
            <w:pPr>
              <w:rPr/>
            </w:pPr>
            <w:r>
              <w:rPr>
                <w:rFonts w:ascii="Courier New" w:cs="Courier New" w:eastAsia="Courier New" w:hAnsi="Courier New"/>
                <w:b w:val="1"/>
                <w:bCs w:val="1"/>
                <w:color w:val="1a5c3e"/>
                <w:sz w:val="20"/>
                <w:szCs w:val="20"/>
                <w:rtl w:val="0"/>
              </w:rPr>
              <w:t xml:space="preserve">IIngredient</w:t>
            </w:r>
            <w:r>
              <w:rPr>
                <w:rFonts w:ascii="Arial" w:cs="Arial" w:eastAsia="Arial" w:hAnsi="Arial"/>
                <w:color w:val="4a4a4a"/>
                <w:sz w:val="22"/>
                <w:szCs w:val="22"/>
                <w:rtl w:val="0"/>
              </w:rPr>
              <w:t xml:space="preserve">, </w:t>
            </w:r>
            <w:r>
              <w:rPr>
                <w:rFonts w:ascii="Courier New" w:cs="Courier New" w:eastAsia="Courier New" w:hAnsi="Courier New"/>
                <w:b w:val="1"/>
                <w:bCs w:val="1"/>
                <w:color w:val="1a5c3e"/>
                <w:sz w:val="20"/>
                <w:szCs w:val="20"/>
                <w:rtl w:val="0"/>
              </w:rPr>
              <w:t xml:space="preserve">IProcessable</w:t>
            </w:r>
            <w:r>
              <w:rPr>
                <w:rFonts w:ascii="Arial" w:cs="Arial" w:eastAsia="Arial" w:hAnsi="Arial"/>
                <w:color w:val="4a4a4a"/>
                <w:sz w:val="22"/>
                <w:szCs w:val="22"/>
                <w:rtl w:val="0"/>
              </w:rPr>
              <w:t xml:space="preserve">, </w:t>
            </w:r>
            <w:r>
              <w:rPr>
                <w:rFonts w:ascii="Courier New" w:cs="Courier New" w:eastAsia="Courier New" w:hAnsi="Courier New"/>
                <w:b w:val="1"/>
                <w:bCs w:val="1"/>
                <w:color w:val="1a5c3e"/>
                <w:sz w:val="20"/>
                <w:szCs w:val="20"/>
                <w:rtl w:val="0"/>
              </w:rPr>
              <w:t xml:space="preserve">IProcessingStrategy</w:t>
            </w:r>
            <w:r>
              <w:rPr>
                <w:rFonts w:ascii="Arial" w:cs="Arial" w:eastAsia="Arial" w:hAnsi="Arial"/>
                <w:color w:val="4a4a4a"/>
                <w:sz w:val="22"/>
                <w:szCs w:val="22"/>
                <w:rtl w:val="0"/>
              </w:rPr>
              <w:t xml:space="preserve"> interfaces; </w:t>
            </w:r>
            <w:r>
              <w:rPr>
                <w:rFonts w:ascii="Courier New" w:cs="Courier New" w:eastAsia="Courier New" w:hAnsi="Courier New"/>
                <w:b w:val="1"/>
                <w:bCs w:val="1"/>
                <w:color w:val="1a5c3e"/>
                <w:sz w:val="20"/>
                <w:szCs w:val="20"/>
                <w:rtl w:val="0"/>
              </w:rPr>
              <w:t xml:space="preserve">OutcomeResult</w:t>
            </w:r>
            <w:r>
              <w:rPr>
                <w:rFonts w:ascii="Arial" w:cs="Arial" w:eastAsia="Arial" w:hAnsi="Arial"/>
                <w:color w:val="4a4a4a"/>
                <w:sz w:val="22"/>
                <w:szCs w:val="22"/>
                <w:rtl w:val="0"/>
              </w:rPr>
              <w:t xml:space="preserve"> data class</w:t>
            </w:r>
            <w:ins w:id="201" w:author="Claude" w:date="2026-06-02T00:00:00Z">
              <w:r>
                <w:rPr>
                  <w:rFonts w:ascii="Arial" w:cs="Arial" w:eastAsia="Arial" w:hAnsi="Arial"/>
                  <w:color w:val="4a4a4a"/>
                  <w:sz w:val="20"/>
                  <w:szCs w:val="20"/>
                  <w:rtl w:val="0"/>
                </w:rPr>
                <w:t xml:space="preserve">. Files: </w:t>
              </w:r>
              <w:r>
                <w:rPr>
                  <w:rFonts w:ascii="Courier New" w:cs="Courier New" w:eastAsia="Courier New" w:hAnsi="Courier New"/>
                  <w:b w:val="1"/>
                  <w:bCs w:val="1"/>
                  <w:color w:val="1a5c3e"/>
                  <w:sz w:val="20"/>
                  <w:szCs w:val="20"/>
                  <w:rtl w:val="0"/>
                </w:rPr>
                <w:t xml:space="preserve">IIngredient.cs, IProcessable.cs, IProcessingStrategy.cs, OutcomeResult.cs, IngredientCategory.cs, OutcomeType.cs, IngredientData.cs, CombinationRuleData.cs</w:t>
              </w:r>
            </w:ins>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Pr>
                <w:rFonts w:ascii="Arial" w:cs="Arial" w:eastAsia="Arial" w:hAnsi="Arial"/>
                <w:color w:val="4a4a4a"/>
                <w:sz w:val="20"/>
                <w:szCs w:val="20"/>
                <w:rtl w:val="0"/>
              </w:rPr>
              <w:t xml:space="preserve">Code/Gameplay/</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Pr>
                <w:rFonts w:ascii="Courier New" w:cs="Courier New" w:eastAsia="Courier New" w:hAnsi="Courier New"/>
                <w:b w:val="1"/>
                <w:bCs w:val="1"/>
                <w:color w:val="1a5c3e"/>
                <w:sz w:val="20"/>
                <w:szCs w:val="20"/>
                <w:rtl w:val="0"/>
              </w:rPr>
              <w:t xml:space="preserve">ChemistrySystem</w:t>
            </w:r>
            <w:r>
              <w:rPr>
                <w:rFonts w:ascii="Arial" w:cs="Arial" w:eastAsia="Arial" w:hAnsi="Arial"/>
                <w:color w:val="4a4a4a"/>
                <w:sz w:val="22"/>
                <w:szCs w:val="22"/>
                <w:rtl w:val="0"/>
              </w:rPr>
              <w:t xml:space="preserve">, </w:t>
            </w:r>
            <w:r>
              <w:rPr>
                <w:rFonts w:ascii="Courier New" w:cs="Courier New" w:eastAsia="Courier New" w:hAnsi="Courier New"/>
                <w:b w:val="1"/>
                <w:bCs w:val="1"/>
                <w:color w:val="1a5c3e"/>
                <w:sz w:val="20"/>
                <w:szCs w:val="20"/>
                <w:rtl w:val="0"/>
              </w:rPr>
              <w:t xml:space="preserve">ProcessingSystem</w:t>
            </w:r>
            <w:r>
              <w:rPr>
                <w:rFonts w:ascii="Arial" w:cs="Arial" w:eastAsia="Arial" w:hAnsi="Arial"/>
                <w:color w:val="4a4a4a"/>
                <w:sz w:val="22"/>
                <w:szCs w:val="22"/>
                <w:rtl w:val="0"/>
              </w:rPr>
              <w:t xml:space="preserve">, </w:t>
            </w:r>
            <w:r>
              <w:rPr>
                <w:rFonts w:ascii="Courier New" w:cs="Courier New" w:eastAsia="Courier New" w:hAnsi="Courier New"/>
                <w:b w:val="1"/>
                <w:bCs w:val="1"/>
                <w:color w:val="1a5c3e"/>
                <w:sz w:val="20"/>
                <w:szCs w:val="20"/>
                <w:rtl w:val="0"/>
              </w:rPr>
              <w:t xml:space="preserve">InventorySystem</w:t>
            </w:r>
            <w:r>
              <w:rPr>
                <w:rFonts w:ascii="Arial" w:cs="Arial" w:eastAsia="Arial" w:hAnsi="Arial"/>
                <w:color w:val="4a4a4a"/>
                <w:sz w:val="22"/>
                <w:szCs w:val="22"/>
                <w:rtl w:val="0"/>
              </w:rPr>
              <w:t xml:space="preserve">, </w:t>
            </w:r>
            <w:r>
              <w:rPr>
                <w:rFonts w:ascii="Courier New" w:cs="Courier New" w:eastAsia="Courier New" w:hAnsi="Courier New"/>
                <w:b w:val="1"/>
                <w:bCs w:val="1"/>
                <w:color w:val="1a5c3e"/>
                <w:sz w:val="20"/>
                <w:szCs w:val="20"/>
                <w:rtl w:val="0"/>
              </w:rPr>
              <w:t xml:space="preserve">CleaningSystem</w:t>
            </w:r>
            <w:r>
              <w:rPr>
                <w:rFonts w:ascii="Arial" w:cs="Arial" w:eastAsia="Arial" w:hAnsi="Arial"/>
                <w:color w:val="4a4a4a"/>
                <w:sz w:val="22"/>
                <w:szCs w:val="22"/>
                <w:rtl w:val="0"/>
              </w:rPr>
              <w:t xml:space="preserve"> MonoBehaviours; </w:t>
            </w:r>
            <w:ins w:id="202" w:author="Claude" w:date="2026-06-02T00:00:00Z">
              <w:r>
                <w:rPr>
                  <w:rFonts w:ascii="Courier New" w:cs="Courier New" w:eastAsia="Courier New" w:hAnsi="Courier New"/>
                  <w:b w:val="1"/>
                  <w:bCs w:val="1"/>
                  <w:color w:val="1a5c3e"/>
                  <w:sz w:val="20"/>
                  <w:szCs w:val="20"/>
                  <w:rtl w:val="0"/>
                </w:rPr>
                <w:t xml:space="preserve">Ingredient.cs</w:t>
              </w:r>
              <w:r>
                <w:rPr>
                  <w:rFonts w:ascii="Arial" w:cs="Arial" w:eastAsia="Arial" w:hAnsi="Arial"/>
                  <w:color w:val="4a4a4a"/>
                  <w:sz w:val="20"/>
                  <w:szCs w:val="20"/>
                  <w:rtl w:val="0"/>
                </w:rPr>
                <w:t xml:space="preserve"> MonoBehaviour; </w:t>
              </w:r>
            </w:ins>
            <w:del w:id="203" w:author="Claude" w:date="2026-06-02T00:00:00Z">
              <w:r>
                <w:rPr>
                  <w:rFonts w:ascii="Arial" w:cs="Arial" w:eastAsia="Arial" w:hAnsi="Arial"/>
                  <w:color w:val="4a4a4a"/>
                  <w:sz w:val="20"/>
                  <w:szCs w:val="20"/>
                  <w:rtl w:val="0"/>
                </w:rPr>
                <w:delText xml:space="preserve">concrete strategy classes</w:delText>
              </w:r>
            </w:del>
            <w:ins w:id="204" w:author="Claude" w:date="2026-06-02T00:00:00Z">
              <w:r>
                <w:rPr>
                  <w:rFonts w:ascii="Arial" w:cs="Arial" w:eastAsia="Arial" w:hAnsi="Arial"/>
                  <w:color w:val="4a4a4a"/>
                  <w:sz w:val="20"/>
                  <w:szCs w:val="20"/>
                  <w:rtl w:val="0"/>
                </w:rPr>
                <w:t xml:space="preserve">strategies in </w:t>
              </w:r>
              <w:r>
                <w:rPr>
                  <w:rFonts w:ascii="Courier New" w:cs="Courier New" w:eastAsia="Courier New" w:hAnsi="Courier New"/>
                  <w:b w:val="1"/>
                  <w:bCs w:val="1"/>
                  <w:color w:val="1a5c3e"/>
                  <w:sz w:val="20"/>
                  <w:szCs w:val="20"/>
                  <w:rtl w:val="0"/>
                </w:rPr>
                <w:t xml:space="preserve">Strategies/</w:t>
              </w:r>
              <w:r>
                <w:rPr>
                  <w:rFonts w:ascii="Arial" w:cs="Arial" w:eastAsia="Arial" w:hAnsi="Arial"/>
                  <w:color w:val="4a4a4a"/>
                  <w:sz w:val="20"/>
                  <w:szCs w:val="20"/>
                  <w:rtl w:val="0"/>
                </w:rPr>
                <w:t xml:space="preserve"> (Organic, Inorganic, Solvent); systems in </w:t>
              </w:r>
              <w:r>
                <w:rPr>
                  <w:rFonts w:ascii="Courier New" w:cs="Courier New" w:eastAsia="Courier New" w:hAnsi="Courier New"/>
                  <w:b w:val="1"/>
                  <w:bCs w:val="1"/>
                  <w:color w:val="1a5c3e"/>
                  <w:sz w:val="20"/>
                  <w:szCs w:val="20"/>
                  <w:rtl w:val="0"/>
                </w:rPr>
                <w:t xml:space="preserve">Systems/</w:t>
              </w:r>
            </w:ins>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D8">
            <w:pPr>
              <w:rPr/>
            </w:pPr>
            <w:r>
              <w:rPr>
                <w:rFonts w:ascii="Arial" w:cs="Arial" w:eastAsia="Arial" w:hAnsi="Arial"/>
                <w:color w:val="4a4a4a"/>
                <w:sz w:val="20"/>
                <w:szCs w:val="20"/>
                <w:rtl w:val="0"/>
              </w:rPr>
              <w:t xml:space="preserve">Code/Utilities/</w:t>
            </w:r>
            <w:r>
              <w:rPr>
                <w:rtl w:val="0"/>
              </w:rPr>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D9">
            <w:pPr>
              <w:rPr/>
            </w:pPr>
            <w:r>
              <w:rPr>
                <w:rFonts w:ascii="Arial" w:cs="Arial" w:eastAsia="Arial" w:hAnsi="Arial"/>
                <w:color w:val="4a4a4a"/>
                <w:sz w:val="20"/>
                <w:szCs w:val="20"/>
                <w:rtl w:val="0"/>
              </w:rPr>
              <w:t xml:space="preserve">Helper classes for combination lookup and ingredient validation</w:t>
            </w:r>
            <w:ins w:id="205" w:author="Claude" w:date="2026-06-02T00:00:00Z">
              <w:r>
                <w:rPr>
                  <w:rFonts w:ascii="Arial" w:cs="Arial" w:eastAsia="Arial" w:hAnsi="Arial"/>
                  <w:color w:val="4a4a4a"/>
                  <w:sz w:val="20"/>
                  <w:szCs w:val="20"/>
                  <w:rtl w:val="0"/>
                </w:rPr>
                <w:t xml:space="preserve">Files: </w:t>
              </w:r>
              <w:r>
                <w:rPr>
                  <w:rFonts w:ascii="Courier New" w:cs="Courier New" w:eastAsia="Courier New" w:hAnsi="Courier New"/>
                  <w:b w:val="1"/>
                  <w:bCs w:val="1"/>
                  <w:color w:val="1a5c3e"/>
                  <w:sz w:val="20"/>
                  <w:szCs w:val="20"/>
                  <w:rtl w:val="0"/>
                </w:rPr>
                <w:t xml:space="preserve">CombinationLookup.cs, IngredientValidator.cs</w:t>
              </w:r>
            </w:ins>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Pr>
                <w:rFonts w:ascii="Arial" w:cs="Arial" w:eastAsia="Arial" w:hAnsi="Arial"/>
                <w:color w:val="4a4a4a"/>
                <w:sz w:val="20"/>
                <w:szCs w:val="20"/>
                <w:rtl w:val="0"/>
              </w:rPr>
              <w:t xml:space="preserve">ScriptableObjects/GameData/</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Pr>
                <w:rFonts w:ascii="Courier New" w:cs="Courier New" w:eastAsia="Courier New" w:hAnsi="Courier New"/>
                <w:b w:val="1"/>
                <w:bCs w:val="1"/>
                <w:color w:val="1a5c3e"/>
                <w:sz w:val="20"/>
                <w:szCs w:val="20"/>
                <w:rtl w:val="0"/>
              </w:rPr>
              <w:t xml:space="preserve">IngredientData</w:t>
            </w:r>
            <w:r>
              <w:rPr>
                <w:rFonts w:ascii="Arial" w:cs="Arial" w:eastAsia="Arial" w:hAnsi="Arial"/>
                <w:color w:val="4a4a4a"/>
                <w:sz w:val="22"/>
                <w:szCs w:val="22"/>
                <w:rtl w:val="0"/>
              </w:rPr>
              <w:t xml:space="preserve"> and </w:t>
            </w:r>
            <w:r>
              <w:rPr>
                <w:rFonts w:ascii="Courier New" w:cs="Courier New" w:eastAsia="Courier New" w:hAnsi="Courier New"/>
                <w:b w:val="1"/>
                <w:bCs w:val="1"/>
                <w:color w:val="1a5c3e"/>
                <w:sz w:val="20"/>
                <w:szCs w:val="20"/>
                <w:rtl w:val="0"/>
              </w:rPr>
              <w:t xml:space="preserve">CombinationRuleData</w:t>
            </w:r>
            <w:r>
              <w:rPr>
                <w:rFonts w:ascii="Arial" w:cs="Arial" w:eastAsia="Arial" w:hAnsi="Arial"/>
                <w:color w:val="4a4a4a"/>
                <w:sz w:val="22"/>
                <w:szCs w:val="22"/>
                <w:rtl w:val="0"/>
              </w:rPr>
              <w:t xml:space="preserve"> ScriptableObject assets</w:t>
            </w:r>
            <w:r>
              <w:rPr>
                <w:rtl w:val="0"/>
              </w:rPr>
            </w:r>
          </w:p>
        </w:tc>
      </w:tr>
      <w:tr>
        <w:trPr>
          <w:cantSplit w:val="0"/>
          <w:tblHeader w:val="0"/>
          <w:ins w:id="206" w:author="Claude" w:date="2026-06-02T00:00:00Z"/>
        </w:trPr>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E0">
            <w:pPr>
              <w:rPr/>
            </w:pPr>
            <w:r>
              <w:rPr>
                <w:rFonts w:ascii="Arial" w:cs="Arial" w:eastAsia="Arial" w:hAnsi="Arial"/>
                <w:color w:val="4a4a4a"/>
                <w:sz w:val="20"/>
                <w:szCs w:val="20"/>
                <w:rtl w:val="0"/>
              </w:rPr>
              <w:t xml:space="preserve">Packages/CoreUtils/</w:t>
            </w:r>
          </w:p>
        </w:tc>
        <w:tc>
          <w:tcPr>
            <w:tcBorders>
              <w:top w:color="cccccc" w:space="0" w:sz="4" w:val="single"/>
              <w:left w:color="cccccc" w:space="0" w:sz="4" w:val="single"/>
              <w:bottom w:color="cccccc" w:space="0" w:sz="4" w:val="single"/>
              <w:right w:color="cccccc" w:space="0" w:sz="4" w:val="single"/>
            </w:tcBorders>
            <w:shd w:fill="f5faf7" w:val="clear"/>
            <w:tcMar>
              <w:top w:w="80.0" w:type="dxa"/>
              <w:left w:w="120.0" w:type="dxa"/>
              <w:bottom w:w="80.0" w:type="dxa"/>
              <w:right w:w="120.0" w:type="dxa"/>
            </w:tcMar>
          </w:tcPr>
          <w:p w:rsidR="00000000" w:rsidDel="00000000" w:rsidP="00000000" w:rsidRDefault="00000000" w:rsidRPr="00000000" w14:paraId="000000E1">
            <w:pPr>
              <w:rPr/>
            </w:pPr>
            <w:r>
              <w:rPr>
                <w:rFonts w:ascii="Arial" w:cs="Arial" w:eastAsia="Arial" w:hAnsi="Arial"/>
                <w:color w:val="4a4a4a"/>
                <w:sz w:val="20"/>
                <w:szCs w:val="20"/>
                <w:rtl w:val="0"/>
              </w:rPr>
              <w:t xml:space="preserve">Embedded utility package (read-only). Provides </w:t>
            </w:r>
            <w:r>
              <w:rPr>
                <w:rFonts w:ascii="Courier New" w:cs="Courier New" w:eastAsia="Courier New" w:hAnsi="Courier New"/>
                <w:b w:val="1"/>
                <w:bCs w:val="1"/>
                <w:color w:val="1a5c3e"/>
                <w:sz w:val="20"/>
                <w:szCs w:val="20"/>
                <w:rtl w:val="0"/>
              </w:rPr>
              <w:t xml:space="preserve">GameEvent</w:t>
            </w:r>
            <w:r>
              <w:rPr>
                <w:rFonts w:ascii="Arial" w:cs="Arial" w:eastAsia="Arial" w:hAnsi="Arial"/>
                <w:color w:val="4a4a4a"/>
                <w:sz w:val="20"/>
                <w:szCs w:val="20"/>
                <w:rtl w:val="0"/>
              </w:rPr>
              <w:t xml:space="preserve"> ScriptableObject events, </w:t>
            </w:r>
            <w:r>
              <w:rPr>
                <w:rFonts w:ascii="Courier New" w:cs="Courier New" w:eastAsia="Courier New" w:hAnsi="Courier New"/>
                <w:b w:val="1"/>
                <w:bCs w:val="1"/>
                <w:color w:val="1a5c3e"/>
                <w:sz w:val="20"/>
                <w:szCs w:val="20"/>
                <w:rtl w:val="0"/>
              </w:rPr>
              <w:t xml:space="preserve">GameVariable</w:t>
            </w:r>
            <w:r>
              <w:rPr>
                <w:rFonts w:ascii="Arial" w:cs="Arial" w:eastAsia="Arial" w:hAnsi="Arial"/>
                <w:color w:val="4a4a4a"/>
                <w:sz w:val="20"/>
                <w:szCs w:val="20"/>
                <w:rtl w:val="0"/>
              </w:rPr>
              <w:t xml:space="preserve"> ScriptableObject variables, </w:t>
            </w:r>
            <w:r>
              <w:rPr>
                <w:rFonts w:ascii="Courier New" w:cs="Courier New" w:eastAsia="Courier New" w:hAnsi="Courier New"/>
                <w:b w:val="1"/>
                <w:bCs w:val="1"/>
                <w:color w:val="1a5c3e"/>
                <w:sz w:val="20"/>
                <w:szCs w:val="20"/>
                <w:rtl w:val="0"/>
              </w:rPr>
              <w:t xml:space="preserve">Delay</w:t>
            </w:r>
            <w:r>
              <w:rPr>
                <w:rFonts w:ascii="Arial" w:cs="Arial" w:eastAsia="Arial" w:hAnsi="Arial"/>
                <w:color w:val="4a4a4a"/>
                <w:sz w:val="20"/>
                <w:szCs w:val="20"/>
                <w:rtl w:val="0"/>
              </w:rPr>
              <w:t xml:space="preserve"> coroutine sequencing, and editor tooling. Not used in foundational build; available for Assignment 2 polish.</w:t>
            </w:r>
          </w:p>
        </w:tc>
      </w:tr>
    </w:tbl>
    <w:p w:rsidR="00000000" w:rsidDel="00000000" w:rsidP="00000000" w:rsidRDefault="00000000" w:rsidRPr="00000000" w14:paraId="000000DC">
      <w:pPr>
        <w:spacing w:after="0" w:before="80" w:lineRule="auto"/>
        <w:rPr/>
      </w:pPr>
      <w:r>
        <w:rPr>
          <w:rtl w:val="0"/>
        </w:rPr>
      </w:r>
    </w:p>
    <w:p w:rsidR="00000000" w:rsidDel="00000000" w:rsidP="00000000" w:rsidRDefault="00000000" w:rsidRPr="00000000" w14:paraId="000000DD">
      <w:pPr>
        <w:pStyle w:val="Heading1"/>
        <w:pBdr>
          <w:bottom w:color="2e7d5e" w:space="4" w:sz="6" w:val="single"/>
        </w:pBdr>
        <w:spacing w:after="120" w:before="360" w:lineRule="auto"/>
        <w:rPr/>
      </w:pPr>
      <w:r>
        <w:rPr>
          <w:rFonts w:ascii="Arial" w:cs="Arial" w:eastAsia="Arial" w:hAnsi="Arial"/>
          <w:b w:val="1"/>
          <w:bCs w:val="1"/>
          <w:color w:val="2e7d5e"/>
          <w:sz w:val="32"/>
          <w:szCs w:val="32"/>
          <w:rtl w:val="0"/>
        </w:rPr>
        <w:t xml:space="preserve">6. Rudimentary Implementations</w:t>
      </w:r>
      <w:r>
        <w:rPr>
          <w:rtl w:val="0"/>
        </w:rPr>
      </w:r>
    </w:p>
    <w:p w:rsidR="00000000" w:rsidDel="00000000" w:rsidP="00000000" w:rsidRDefault="00000000" w:rsidRPr="00000000" w14:paraId="000000DE">
      <w:pPr>
        <w:spacing w:after="100" w:before="60" w:lineRule="auto"/>
        <w:rPr/>
      </w:pPr>
      <w:r>
        <w:rPr>
          <w:rFonts w:ascii="Arial" w:cs="Arial" w:eastAsia="Arial" w:hAnsi="Arial"/>
          <w:color w:val="4a4a4a"/>
          <w:sz w:val="22"/>
          <w:szCs w:val="22"/>
          <w:rtl w:val="0"/>
        </w:rPr>
        <w:t xml:space="preserve">The following features are included in the foundational build in minimal form. They establish the architectural boundaries and confirm the system interfaces work end-to-end, without polish or full interactivity.</w:t>
      </w:r>
      <w:r>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Processing actions: player can trigger a process action on any raw ingredient via a UI button. No animation, no sound. State change is confirmed by a text label.</w:t>
      </w:r>
      <w:r>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Chemistry combination: player can select 2 to 3 ingredients from a list and trigger evaluation. Outcome type is displayed as a text label.</w:t>
      </w:r>
      <w:r>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Building inventory: successful outcomes are appended to a visible text list. No sorting, filtering, or quantity tracking.</w:t>
      </w:r>
      <w:r>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Cleaning: a button clears the current mess state. No visual representation of the mess itself.</w:t>
      </w:r>
      <w:r>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Organising: ingredients are stored in a flat list. No categories, no sorting, no capacity limits.</w:t>
      </w:r>
      <w:r>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UI feedback: outcome type and result name are displayed as on-screen text only.</w:t>
      </w:r>
      <w:r>
        <w:rPr>
          <w:rtl w:val="0"/>
        </w:rPr>
      </w:r>
    </w:p>
    <w:p w:rsidR="00000000" w:rsidDel="00000000" w:rsidP="00000000" w:rsidRDefault="00000000" w:rsidRPr="00000000" w14:paraId="000000E5">
      <w:pPr>
        <w:spacing w:after="0" w:before="80" w:lineRule="auto"/>
        <w:rPr/>
      </w:pPr>
      <w:r>
        <w:rPr>
          <w:rtl w:val="0"/>
        </w:rPr>
      </w:r>
    </w:p>
    <w:ins w:id="303" w:author="Claude" w:date="2026-06-02T00:00:00Z">
      <w:p w:rsidR="00000000" w:rsidP="00000000" w:rsidRDefault="00000000" w14:paraId="000000F0">
        <w:pPr>
          <w:spacing w:after="0" w:before="80" w:lineRule="auto"/>
          <w:rPr/>
        </w:pPr>
      </w:p>
    </w:ins>
    <w:ins w:id="304" w:author="Claude" w:date="2026-06-02T00:00:00Z">
      <w:p w:rsidR="00000000" w:rsidP="00000000" w:rsidRDefault="00000000" w14:paraId="000000F1">
        <w:pPr>
          <w:spacing w:after="100" w:before="60" w:lineRule="auto"/>
          <w:rPr/>
        </w:pPr>
        <w:r>
          <w:rPr>
            <w:rFonts w:ascii="Arial" w:cs="Arial" w:eastAsia="Arial" w:hAnsi="Arial"/>
            <w:color w:val="4a4a4a"/>
            <w:sz w:val="22"/>
            <w:szCs w:val="22"/>
            <w:rtl w:val="0"/>
          </w:rPr>
          <w:t xml:space="preserve">Player character: the player controls a third-person character using the existing Input System action map (Move, Look, Jump, Sprint). Movement is camera-relative using a CharacterController. A Cinemachine follow camera tracks the character. The player interacts with world objects by walking within range and pressing the Interact action. The interaction system uses a sphere overlap to find the nearest IInteractable and displays a prompt label via OnGUI. Three interactable world objects are implemented: IngredientPickup (processes or stores a single ingredient), ProcessingStation (processes a queue of placed ingredients), and ChemistryWorkbench (stages 2–3 processed ingredients and triggers ChemistrySystem evaluation on interact). Files: </w:t>
        </w:r>
        <w:r>
          <w:rPr>
            <w:rFonts w:ascii="Courier New" w:cs="Courier New" w:eastAsia="Courier New" w:hAnsi="Courier New"/>
            <w:b w:val="1"/>
            <w:bCs w:val="1"/>
            <w:color w:val="1a5c3e"/>
            <w:sz w:val="20"/>
            <w:szCs w:val="20"/>
            <w:rtl w:val="0"/>
          </w:rPr>
          <w:t xml:space="preserve">Player/PlayerController.cs, Player/PlayerInteraction.cs, Player/PlayerAnimator.cs, Interactables/IngredientPickup.cs, Interactables/ProcessingStation.cs, Interactables/ChemistryWorkbench.cs</w:t>
        </w:r>
      </w:p>
    </w:ins>
    <w:p w:rsidR="00000000" w:rsidDel="00000000" w:rsidP="00000000" w:rsidRDefault="00000000" w:rsidRPr="00000000" w14:paraId="000000E6">
      <w:pPr>
        <w:spacing w:after="100" w:before="60" w:lineRule="auto"/>
        <w:rPr/>
      </w:pPr>
      <w:r>
        <w:rPr>
          <w:rFonts w:ascii="Arial" w:cs="Arial" w:eastAsia="Arial" w:hAnsi="Arial"/>
          <w:color w:val="4a4a4a"/>
          <w:sz w:val="22"/>
          <w:szCs w:val="22"/>
          <w:rtl w:val="0"/>
        </w:rPr>
        <w:t xml:space="preserve">The following are out of scope for all three assignments and will not be implemented:</w:t>
      </w:r>
      <w:r>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Audio and particle effects</w:t>
      </w:r>
      <w:r>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Pr>
          <w:rFonts w:ascii="Arial" w:cs="Arial" w:eastAsia="Arial" w:hAnsi="Arial"/>
          <w:b w:val="0"/>
          <w:bCs w:val="0"/>
          <w:i w:val="0"/>
          <w:iCs w:val="0"/>
          <w:smallCaps w:val="0"/>
          <w:strike w:val="0"/>
          <w:color w:val="4a4a4a"/>
          <w:sz w:val="22"/>
          <w:szCs w:val="22"/>
          <w:u w:val="none"/>
          <w:shd w:fill="auto" w:val="clear"/>
          <w:vertAlign w:val="baseline"/>
          <w:rtl w:val="0"/>
        </w:rPr>
        <w:t xml:space="preserve">Save and load systems</w:t>
      </w:r>
      <w:r>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del w:id="301" w:author="Claude" w:date="2026-06-02T00:00:00Z"/>
        </w:rPr>
      </w:pPr>
      <w:del w:id="302" w:author="Claude" w:date="2026-06-02T00:00:00Z">
        <w:r>
          <w:rPr>
            <w:rFonts w:ascii="Arial" w:cs="Arial" w:eastAsia="Arial" w:hAnsi="Arial"/>
            <w:b w:val="0"/>
            <w:bCs w:val="0"/>
            <w:i w:val="0"/>
            <w:iCs w:val="0"/>
            <w:smallCaps w:val="0"/>
            <w:strike w:val="0"/>
            <w:color w:val="4a4a4a"/>
            <w:sz w:val="22"/>
            <w:szCs w:val="22"/>
            <w:u w:val="none"/>
            <w:shd w:fill="auto" w:val="clear"/>
            <w:vertAlign w:val="baseline"/>
            <w:rtl w:val="0"/>
          </w:rPr>
          <w:delText xml:space="preserve">Player character or movement</w:delText>
        </w:r>
      </w:del>
      <w:r>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Fonts w:ascii="Arial" w:cs="Arial" w:eastAsia="Arial" w:hAnsi="Arial"/>
        <w:color w:val="7a7a7a"/>
        <w:sz w:val="18"/>
        <w:szCs w:val="18"/>
        <w:rtl w:val="0"/>
      </w:rPr>
      <w:t xml:space="preserve">House of Healing  |  GAME2401 Specification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2e7d5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4a4a4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7a7a7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